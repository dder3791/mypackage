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6521"/>
        </w:tabs>
        <w:pPrChange w:id="0" w:author="phoebe" w:date="2018-11-02T12:33:00Z">
          <w:pPr/>
        </w:pPrChange>
      </w:pPr>
    </w:p>
    <w:p>
      <w:pPr>
        <w:tabs>
          <w:tab w:val="left" w:pos="2870"/>
        </w:tabs>
        <w:rPr>
          <w:rFonts w:hint="eastAsia" w:eastAsiaTheme="minorEastAsia"/>
          <w:lang w:eastAsia="zh-CN"/>
        </w:rPr>
        <w:pPrChange w:id="1" w:author="王毅" w:date="2018-11-05T18:30:14Z">
          <w:pPr/>
        </w:pPrChange>
      </w:pPr>
      <w:ins w:id="2" w:author="王毅" w:date="2018-11-05T18:30:14Z">
        <w:r>
          <w:rPr>
            <w:rFonts w:hint="eastAsia"/>
            <w:lang w:eastAsia="zh-CN"/>
          </w:rPr>
          <w:tab/>
        </w:r>
      </w:ins>
      <w:bookmarkStart w:id="19" w:name="_GoBack"/>
      <w:bookmarkEnd w:id="19"/>
    </w:p>
    <w:p/>
    <w:p/>
    <w:p>
      <w:pPr>
        <w:spacing w:line="360" w:lineRule="auto"/>
        <w:ind w:firstLine="1044"/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中国</w:t>
      </w:r>
      <w:r>
        <w:rPr>
          <w:b/>
          <w:sz w:val="52"/>
          <w:szCs w:val="52"/>
        </w:rPr>
        <w:t>移动</w:t>
      </w:r>
      <w:r>
        <w:rPr>
          <w:rFonts w:hint="eastAsia"/>
          <w:b/>
          <w:sz w:val="52"/>
          <w:szCs w:val="52"/>
        </w:rPr>
        <w:t>“</w:t>
      </w:r>
      <w:r>
        <w:rPr>
          <w:b/>
          <w:sz w:val="52"/>
          <w:szCs w:val="52"/>
        </w:rPr>
        <w:t>和教育</w:t>
      </w:r>
      <w:r>
        <w:rPr>
          <w:rFonts w:hint="eastAsia"/>
          <w:b/>
          <w:sz w:val="52"/>
          <w:szCs w:val="52"/>
        </w:rPr>
        <w:t>”</w:t>
      </w:r>
      <w:r>
        <w:rPr>
          <w:b/>
          <w:sz w:val="52"/>
          <w:szCs w:val="52"/>
        </w:rPr>
        <w:t>中国式家长打工季</w:t>
      </w:r>
      <w:r>
        <w:rPr>
          <w:rFonts w:hint="eastAsia"/>
          <w:b/>
          <w:sz w:val="52"/>
          <w:szCs w:val="52"/>
        </w:rPr>
        <w:t>运营活动</w:t>
      </w:r>
      <w:r>
        <w:rPr>
          <w:b/>
          <w:sz w:val="52"/>
          <w:szCs w:val="52"/>
        </w:rPr>
        <w:t>需求</w:t>
      </w:r>
      <w:r>
        <w:rPr>
          <w:rFonts w:hint="eastAsia"/>
          <w:b/>
          <w:sz w:val="52"/>
          <w:szCs w:val="52"/>
        </w:rPr>
        <w:t>说明书</w:t>
      </w:r>
    </w:p>
    <w:p/>
    <w:p/>
    <w:p/>
    <w:p/>
    <w:tbl>
      <w:tblPr>
        <w:tblStyle w:val="29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78"/>
        <w:gridCol w:w="4244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4278" w:type="dxa"/>
            <w:vAlign w:val="center"/>
          </w:tcPr>
          <w:p>
            <w:pPr>
              <w:jc w:val="right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文档编号：</w:t>
            </w:r>
          </w:p>
        </w:tc>
        <w:tc>
          <w:tcPr>
            <w:tcW w:w="4244" w:type="dxa"/>
            <w:vAlign w:val="center"/>
          </w:tcPr>
          <w:p>
            <w:pPr>
              <w:pStyle w:val="45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EDU</w:t>
            </w:r>
            <w:r>
              <w:rPr>
                <w:rFonts w:hint="eastAsia" w:ascii="宋体" w:hAnsi="宋体"/>
                <w:sz w:val="24"/>
                <w:szCs w:val="24"/>
              </w:rPr>
              <w:t>_</w:t>
            </w:r>
            <w:r>
              <w:t xml:space="preserve"> </w:t>
            </w:r>
            <w:r>
              <w:rPr>
                <w:rFonts w:ascii="宋体" w:hAnsi="宋体"/>
                <w:sz w:val="24"/>
                <w:szCs w:val="24"/>
              </w:rPr>
              <w:t>K12[201</w:t>
            </w:r>
            <w:r>
              <w:rPr>
                <w:rFonts w:hint="eastAsia" w:ascii="宋体" w:hAnsi="宋体"/>
                <w:sz w:val="24"/>
                <w:szCs w:val="24"/>
              </w:rPr>
              <w:t>8</w:t>
            </w:r>
            <w:r>
              <w:rPr>
                <w:rFonts w:ascii="宋体" w:hAnsi="宋体"/>
                <w:sz w:val="24"/>
                <w:szCs w:val="24"/>
              </w:rPr>
              <w:t>]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0" w:hRule="atLeast"/>
        </w:trPr>
        <w:tc>
          <w:tcPr>
            <w:tcW w:w="4278" w:type="dxa"/>
            <w:vAlign w:val="center"/>
          </w:tcPr>
          <w:p>
            <w:pPr>
              <w:wordWrap w:val="0"/>
              <w:jc w:val="right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版    本：</w:t>
            </w:r>
          </w:p>
        </w:tc>
        <w:tc>
          <w:tcPr>
            <w:tcW w:w="4244" w:type="dxa"/>
            <w:vAlign w:val="center"/>
          </w:tcPr>
          <w:p>
            <w:pPr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1.</w:t>
            </w:r>
            <w:r>
              <w:rPr>
                <w:rFonts w:ascii="宋体" w:hAnsi="宋体"/>
              </w:rPr>
              <w:t>0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" w:hRule="atLeast"/>
        </w:trPr>
        <w:tc>
          <w:tcPr>
            <w:tcW w:w="4278" w:type="dxa"/>
            <w:vAlign w:val="center"/>
          </w:tcPr>
          <w:p>
            <w:pPr>
              <w:jc w:val="right"/>
              <w:rPr>
                <w:rFonts w:ascii="宋体" w:hAnsi="宋体" w:cs="宋体"/>
              </w:rPr>
            </w:pPr>
          </w:p>
        </w:tc>
        <w:tc>
          <w:tcPr>
            <w:tcW w:w="4244" w:type="dxa"/>
            <w:vAlign w:val="center"/>
          </w:tcPr>
          <w:p>
            <w:pPr>
              <w:rPr>
                <w:rFonts w:ascii="宋体" w:hAnsi="宋体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" w:hRule="atLeast"/>
        </w:trPr>
        <w:tc>
          <w:tcPr>
            <w:tcW w:w="4278" w:type="dxa"/>
            <w:vAlign w:val="center"/>
          </w:tcPr>
          <w:p>
            <w:pPr>
              <w:wordWrap w:val="0"/>
              <w:jc w:val="right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密    级：</w:t>
            </w:r>
          </w:p>
        </w:tc>
        <w:tc>
          <w:tcPr>
            <w:tcW w:w="4244" w:type="dxa"/>
            <w:vAlign w:val="center"/>
          </w:tcPr>
          <w:p>
            <w:pPr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秘密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" w:hRule="atLeast"/>
        </w:trPr>
        <w:tc>
          <w:tcPr>
            <w:tcW w:w="4278" w:type="dxa"/>
            <w:vAlign w:val="center"/>
          </w:tcPr>
          <w:p>
            <w:pPr>
              <w:jc w:val="right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编 写 人：</w:t>
            </w:r>
          </w:p>
        </w:tc>
        <w:tc>
          <w:tcPr>
            <w:tcW w:w="4244" w:type="dxa"/>
            <w:vAlign w:val="center"/>
          </w:tcPr>
          <w:p>
            <w:pPr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杨</w:t>
            </w:r>
            <w:r>
              <w:rPr>
                <w:rFonts w:ascii="宋体" w:hAnsi="宋体"/>
              </w:rPr>
              <w:t>桂云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4" w:hRule="atLeast"/>
        </w:trPr>
        <w:tc>
          <w:tcPr>
            <w:tcW w:w="4278" w:type="dxa"/>
            <w:vAlign w:val="center"/>
          </w:tcPr>
          <w:p>
            <w:pPr>
              <w:jc w:val="right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编写日期：</w:t>
            </w:r>
          </w:p>
        </w:tc>
        <w:tc>
          <w:tcPr>
            <w:tcW w:w="4244" w:type="dxa"/>
            <w:vAlign w:val="center"/>
          </w:tcPr>
          <w:p>
            <w:pPr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2018年10月22日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4278" w:type="dxa"/>
            <w:vAlign w:val="center"/>
          </w:tcPr>
          <w:p>
            <w:pPr>
              <w:jc w:val="right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批 准 人：</w:t>
            </w:r>
          </w:p>
        </w:tc>
        <w:tc>
          <w:tcPr>
            <w:tcW w:w="4244" w:type="dxa"/>
            <w:vAlign w:val="center"/>
          </w:tcPr>
          <w:p>
            <w:pPr>
              <w:rPr>
                <w:rFonts w:ascii="宋体" w:hAnsi="宋体"/>
              </w:rPr>
            </w:pPr>
          </w:p>
        </w:tc>
      </w:tr>
    </w:tbl>
    <w:p/>
    <w:p/>
    <w:p/>
    <w:p/>
    <w:p/>
    <w:p/>
    <w:p/>
    <w:p/>
    <w:p/>
    <w:p/>
    <w:p/>
    <w:p>
      <w:pPr>
        <w:ind w:firstLine="640"/>
        <w:jc w:val="center"/>
        <w:rPr>
          <w:rFonts w:ascii="黑体" w:hAnsi="Times New Roman" w:eastAsia="黑体"/>
          <w:kern w:val="0"/>
          <w:sz w:val="32"/>
        </w:rPr>
      </w:pPr>
      <w:r>
        <w:rPr>
          <w:rFonts w:hint="eastAsia" w:ascii="黑体" w:hAnsi="Times New Roman" w:eastAsia="黑体"/>
          <w:kern w:val="0"/>
          <w:sz w:val="32"/>
        </w:rPr>
        <w:t>中</w:t>
      </w:r>
      <w:r>
        <w:rPr>
          <w:rFonts w:ascii="黑体" w:hAnsi="Times New Roman" w:eastAsia="黑体"/>
          <w:kern w:val="0"/>
          <w:sz w:val="32"/>
        </w:rPr>
        <w:t>国移动</w:t>
      </w:r>
      <w:r>
        <w:rPr>
          <w:rFonts w:hint="eastAsia" w:ascii="黑体" w:hAnsi="Times New Roman" w:eastAsia="黑体"/>
          <w:kern w:val="0"/>
          <w:sz w:val="32"/>
        </w:rPr>
        <w:t>政企</w:t>
      </w:r>
      <w:r>
        <w:rPr>
          <w:rFonts w:ascii="黑体" w:hAnsi="Times New Roman" w:eastAsia="黑体"/>
          <w:kern w:val="0"/>
          <w:sz w:val="32"/>
        </w:rPr>
        <w:t>客户分公司</w:t>
      </w:r>
    </w:p>
    <w:p>
      <w:pPr>
        <w:ind w:firstLine="640"/>
        <w:jc w:val="center"/>
        <w:rPr>
          <w:rFonts w:ascii="黑体" w:hAnsi="Times New Roman" w:eastAsia="黑体"/>
          <w:kern w:val="0"/>
          <w:sz w:val="32"/>
        </w:rPr>
      </w:pPr>
      <w:r>
        <w:rPr>
          <w:rFonts w:hint="eastAsia" w:ascii="黑体" w:hAnsi="Times New Roman" w:eastAsia="黑体"/>
          <w:kern w:val="0"/>
          <w:sz w:val="32"/>
        </w:rPr>
        <w:t>教育</w:t>
      </w:r>
      <w:r>
        <w:rPr>
          <w:rFonts w:ascii="黑体" w:hAnsi="Times New Roman" w:eastAsia="黑体"/>
          <w:kern w:val="0"/>
          <w:sz w:val="32"/>
        </w:rPr>
        <w:t>行业创新中心</w:t>
      </w:r>
    </w:p>
    <w:p>
      <w:pPr>
        <w:jc w:val="center"/>
      </w:pPr>
    </w:p>
    <w:p>
      <w:r>
        <w:br w:type="page"/>
      </w:r>
    </w:p>
    <w:p>
      <w:pPr>
        <w:jc w:val="center"/>
        <w:rPr>
          <w:rFonts w:asciiTheme="minorEastAsia" w:hAnsiTheme="minorEastAsia"/>
          <w:b/>
          <w:sz w:val="24"/>
          <w:szCs w:val="24"/>
        </w:rPr>
      </w:pPr>
    </w:p>
    <w:p>
      <w:pPr>
        <w:jc w:val="center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sz w:val="24"/>
          <w:szCs w:val="24"/>
        </w:rPr>
        <w:t>文档修订记录</w:t>
      </w:r>
    </w:p>
    <w:p>
      <w:pPr>
        <w:rPr>
          <w:rFonts w:asciiTheme="minorEastAsia" w:hAnsiTheme="minorEastAsia"/>
          <w:b/>
          <w:sz w:val="24"/>
          <w:szCs w:val="24"/>
        </w:rPr>
      </w:pPr>
    </w:p>
    <w:tbl>
      <w:tblPr>
        <w:tblStyle w:val="29"/>
        <w:tblW w:w="8647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  <w:tblPrChange w:id="3" w:author="phoebe" w:date="2018-11-05T14:59:00Z">
          <w:tblPr>
            <w:tblStyle w:val="29"/>
            <w:tblW w:w="8350" w:type="dxa"/>
            <w:tblInd w:w="108" w:type="dxa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fixed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709"/>
        <w:gridCol w:w="803"/>
        <w:gridCol w:w="2410"/>
        <w:gridCol w:w="1276"/>
        <w:gridCol w:w="992"/>
        <w:gridCol w:w="1168"/>
        <w:gridCol w:w="1289"/>
        <w:tblGridChange w:id="4">
          <w:tblGrid>
            <w:gridCol w:w="709"/>
            <w:gridCol w:w="803"/>
            <w:gridCol w:w="2410"/>
            <w:gridCol w:w="1276"/>
            <w:gridCol w:w="992"/>
            <w:gridCol w:w="1168"/>
            <w:gridCol w:w="992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  <w:tblPrExChange w:id="5" w:author="phoebe" w:date="2018-11-05T14:59:00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cantSplit/>
          <w:trPrChange w:id="5" w:author="phoebe" w:date="2018-11-05T14:59:00Z">
            <w:trPr>
              <w:cantSplit/>
            </w:trPr>
          </w:trPrChange>
        </w:trPr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CCCCC"/>
            <w:vAlign w:val="center"/>
            <w:tcPrChange w:id="6" w:author="phoebe" w:date="2018-11-05T14:59:00Z">
              <w:tcPr>
                <w:tcW w:w="709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CCCCCC"/>
                <w:vAlign w:val="center"/>
              </w:tcPr>
            </w:tcPrChange>
          </w:tcPr>
          <w:p>
            <w:pPr>
              <w:rPr>
                <w:rFonts w:asciiTheme="minorEastAsia" w:hAnsiTheme="minorEastAsia"/>
                <w:b/>
                <w:szCs w:val="21"/>
              </w:rPr>
            </w:pPr>
            <w:r>
              <w:rPr>
                <w:rFonts w:asciiTheme="minorEastAsia" w:hAnsiTheme="minorEastAsia"/>
                <w:b/>
                <w:szCs w:val="21"/>
              </w:rPr>
              <w:t>版本编号</w:t>
            </w:r>
          </w:p>
        </w:tc>
        <w:tc>
          <w:tcPr>
            <w:tcW w:w="8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CCCCC"/>
            <w:vAlign w:val="center"/>
            <w:tcPrChange w:id="7" w:author="phoebe" w:date="2018-11-05T14:59:00Z">
              <w:tcPr>
                <w:tcW w:w="8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CCCCCC"/>
                <w:vAlign w:val="center"/>
              </w:tcPr>
            </w:tcPrChange>
          </w:tcPr>
          <w:p>
            <w:pPr>
              <w:rPr>
                <w:rFonts w:asciiTheme="minorEastAsia" w:hAnsiTheme="minorEastAsia"/>
                <w:b/>
                <w:szCs w:val="21"/>
              </w:rPr>
            </w:pPr>
            <w:r>
              <w:rPr>
                <w:rFonts w:asciiTheme="minorEastAsia" w:hAnsiTheme="minorEastAsia"/>
                <w:b/>
                <w:szCs w:val="21"/>
              </w:rPr>
              <w:t>变化状态</w:t>
            </w:r>
          </w:p>
        </w:tc>
        <w:tc>
          <w:tcPr>
            <w:tcW w:w="24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CCCCC"/>
            <w:vAlign w:val="center"/>
            <w:tcPrChange w:id="8" w:author="phoebe" w:date="2018-11-05T14:59:00Z">
              <w:tcPr>
                <w:tcW w:w="2410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CCCCCC"/>
                <w:vAlign w:val="center"/>
              </w:tcPr>
            </w:tcPrChange>
          </w:tcPr>
          <w:p>
            <w:pPr>
              <w:rPr>
                <w:rFonts w:asciiTheme="minorEastAsia" w:hAnsiTheme="minorEastAsia"/>
                <w:b/>
                <w:szCs w:val="21"/>
              </w:rPr>
            </w:pPr>
            <w:r>
              <w:rPr>
                <w:rFonts w:asciiTheme="minorEastAsia" w:hAnsiTheme="minorEastAsia"/>
                <w:b/>
                <w:szCs w:val="21"/>
              </w:rPr>
              <w:t>简要说明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CCCCC"/>
            <w:vAlign w:val="center"/>
            <w:tcPrChange w:id="9" w:author="phoebe" w:date="2018-11-05T14:59:00Z">
              <w:tcPr>
                <w:tcW w:w="1276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CCCCCC"/>
                <w:vAlign w:val="center"/>
              </w:tcPr>
            </w:tcPrChange>
          </w:tcPr>
          <w:p>
            <w:pPr>
              <w:rPr>
                <w:rFonts w:asciiTheme="minorEastAsia" w:hAnsiTheme="minorEastAsia"/>
                <w:b/>
                <w:szCs w:val="21"/>
              </w:rPr>
            </w:pPr>
            <w:r>
              <w:rPr>
                <w:rFonts w:asciiTheme="minorEastAsia" w:hAnsiTheme="minorEastAsia"/>
                <w:b/>
                <w:szCs w:val="21"/>
              </w:rPr>
              <w:t>日期</w:t>
            </w:r>
          </w:p>
        </w:tc>
        <w:tc>
          <w:tcPr>
            <w:tcW w:w="9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CCCCC"/>
            <w:vAlign w:val="center"/>
            <w:tcPrChange w:id="10" w:author="phoebe" w:date="2018-11-05T14:59:00Z">
              <w:tcPr>
                <w:tcW w:w="992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CCCCCC"/>
                <w:vAlign w:val="center"/>
              </w:tcPr>
            </w:tcPrChange>
          </w:tcPr>
          <w:p>
            <w:pPr>
              <w:rPr>
                <w:rFonts w:asciiTheme="minorEastAsia" w:hAnsiTheme="minorEastAsia"/>
                <w:b/>
                <w:szCs w:val="21"/>
              </w:rPr>
            </w:pPr>
            <w:r>
              <w:rPr>
                <w:rFonts w:asciiTheme="minorEastAsia" w:hAnsiTheme="minorEastAsia"/>
                <w:b/>
                <w:szCs w:val="21"/>
              </w:rPr>
              <w:t>变更人</w:t>
            </w:r>
          </w:p>
        </w:tc>
        <w:tc>
          <w:tcPr>
            <w:tcW w:w="11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CCCCC"/>
            <w:vAlign w:val="center"/>
            <w:tcPrChange w:id="11" w:author="phoebe" w:date="2018-11-05T14:59:00Z">
              <w:tcPr>
                <w:tcW w:w="1168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CCCCCC"/>
                <w:vAlign w:val="center"/>
              </w:tcPr>
            </w:tcPrChange>
          </w:tcPr>
          <w:p>
            <w:pPr>
              <w:rPr>
                <w:rFonts w:asciiTheme="minorEastAsia" w:hAnsiTheme="minorEastAsia"/>
                <w:b/>
                <w:szCs w:val="21"/>
              </w:rPr>
            </w:pPr>
            <w:r>
              <w:rPr>
                <w:rFonts w:asciiTheme="minorEastAsia" w:hAnsiTheme="minorEastAsia"/>
                <w:b/>
                <w:szCs w:val="21"/>
              </w:rPr>
              <w:t>批准日期</w:t>
            </w:r>
          </w:p>
        </w:tc>
        <w:tc>
          <w:tcPr>
            <w:tcW w:w="12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CCCCC"/>
            <w:vAlign w:val="center"/>
            <w:tcPrChange w:id="12" w:author="phoebe" w:date="2018-11-05T14:59:00Z">
              <w:tcPr>
                <w:tcW w:w="992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CCCCCC"/>
                <w:vAlign w:val="center"/>
              </w:tcPr>
            </w:tcPrChange>
          </w:tcPr>
          <w:p>
            <w:pPr>
              <w:rPr>
                <w:rFonts w:asciiTheme="minorEastAsia" w:hAnsiTheme="minorEastAsia"/>
                <w:b/>
                <w:szCs w:val="21"/>
              </w:rPr>
            </w:pPr>
            <w:r>
              <w:rPr>
                <w:rFonts w:hint="eastAsia" w:asciiTheme="minorEastAsia" w:hAnsiTheme="minorEastAsia"/>
                <w:b/>
                <w:szCs w:val="21"/>
              </w:rPr>
              <w:t>批</w:t>
            </w:r>
            <w:r>
              <w:rPr>
                <w:rFonts w:asciiTheme="minorEastAsia" w:hAnsiTheme="minorEastAsia"/>
                <w:b/>
                <w:szCs w:val="21"/>
              </w:rPr>
              <w:t>准人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  <w:tblPrExChange w:id="13" w:author="phoebe" w:date="2018-11-05T14:59:00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cantSplit/>
          <w:trHeight w:val="292" w:hRule="atLeast"/>
          <w:trPrChange w:id="13" w:author="phoebe" w:date="2018-11-05T14:59:00Z">
            <w:trPr>
              <w:cantSplit/>
              <w:trHeight w:val="292" w:hRule="atLeast"/>
            </w:trPr>
          </w:trPrChange>
        </w:trPr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4" w:author="phoebe" w:date="2018-11-05T14:59:00Z">
              <w:tcPr>
                <w:tcW w:w="709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V</w:t>
            </w:r>
            <w:r>
              <w:rPr>
                <w:rFonts w:hint="eastAsia" w:asciiTheme="minorEastAsia" w:hAnsiTheme="minorEastAsia"/>
                <w:szCs w:val="21"/>
              </w:rPr>
              <w:t>1.0</w:t>
            </w:r>
          </w:p>
        </w:tc>
        <w:tc>
          <w:tcPr>
            <w:tcW w:w="8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5" w:author="phoebe" w:date="2018-11-05T14:59:00Z">
              <w:tcPr>
                <w:tcW w:w="8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C</w:t>
            </w:r>
          </w:p>
        </w:tc>
        <w:tc>
          <w:tcPr>
            <w:tcW w:w="24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6" w:author="phoebe" w:date="2018-11-05T14:59:00Z">
              <w:tcPr>
                <w:tcW w:w="2410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初次创建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7" w:author="phoebe" w:date="2018-11-05T14:59:00Z">
              <w:tcPr>
                <w:tcW w:w="1276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="Times New Roman" w:hAnsi="Times New Roman" w:eastAsia="宋体"/>
                <w:szCs w:val="21"/>
              </w:rPr>
              <w:t>2018.10.22</w:t>
            </w:r>
          </w:p>
        </w:tc>
        <w:tc>
          <w:tcPr>
            <w:tcW w:w="9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8" w:author="phoebe" w:date="2018-11-05T14:59:00Z">
              <w:tcPr>
                <w:tcW w:w="992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杨桂云</w:t>
            </w:r>
          </w:p>
        </w:tc>
        <w:tc>
          <w:tcPr>
            <w:tcW w:w="11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9" w:author="phoebe" w:date="2018-11-05T14:59:00Z">
              <w:tcPr>
                <w:tcW w:w="1168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2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20" w:author="phoebe" w:date="2018-11-05T14:59:00Z">
              <w:tcPr>
                <w:tcW w:w="992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rPr>
                <w:rFonts w:asciiTheme="minorEastAsia" w:hAnsiTheme="minorEastAsia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  <w:tblPrExChange w:id="21" w:author="phoebe" w:date="2018-11-05T14:59:00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cantSplit/>
          <w:trHeight w:val="292" w:hRule="atLeast"/>
          <w:trPrChange w:id="21" w:author="phoebe" w:date="2018-11-05T14:59:00Z">
            <w:trPr>
              <w:cantSplit/>
              <w:trHeight w:val="292" w:hRule="atLeast"/>
            </w:trPr>
          </w:trPrChange>
        </w:trPr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22" w:author="phoebe" w:date="2018-11-05T14:59:00Z">
              <w:tcPr>
                <w:tcW w:w="709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V1.1</w:t>
            </w:r>
          </w:p>
        </w:tc>
        <w:tc>
          <w:tcPr>
            <w:tcW w:w="8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23" w:author="phoebe" w:date="2018-11-05T14:59:00Z">
              <w:tcPr>
                <w:tcW w:w="8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M</w:t>
            </w:r>
          </w:p>
        </w:tc>
        <w:tc>
          <w:tcPr>
            <w:tcW w:w="24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24" w:author="phoebe" w:date="2018-11-05T14:59:00Z">
              <w:tcPr>
                <w:tcW w:w="2410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评审后修改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25" w:author="phoebe" w:date="2018-11-05T14:59:00Z">
              <w:tcPr>
                <w:tcW w:w="1276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rPr>
                <w:rFonts w:ascii="Times New Roman" w:hAnsi="Times New Roman" w:eastAsia="宋体"/>
                <w:szCs w:val="21"/>
              </w:rPr>
            </w:pPr>
            <w:r>
              <w:rPr>
                <w:rFonts w:hint="eastAsia" w:ascii="Times New Roman" w:hAnsi="Times New Roman" w:eastAsia="宋体"/>
                <w:szCs w:val="21"/>
              </w:rPr>
              <w:t>2018.10.23</w:t>
            </w:r>
          </w:p>
        </w:tc>
        <w:tc>
          <w:tcPr>
            <w:tcW w:w="9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26" w:author="phoebe" w:date="2018-11-05T14:59:00Z">
              <w:tcPr>
                <w:tcW w:w="992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杨桂云</w:t>
            </w:r>
          </w:p>
        </w:tc>
        <w:tc>
          <w:tcPr>
            <w:tcW w:w="11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27" w:author="phoebe" w:date="2018-11-05T14:59:00Z">
              <w:tcPr>
                <w:tcW w:w="1168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2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28" w:author="phoebe" w:date="2018-11-05T14:59:00Z">
              <w:tcPr>
                <w:tcW w:w="992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rPr>
                <w:rFonts w:asciiTheme="minorEastAsia" w:hAnsiTheme="minorEastAsia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  <w:tblPrExChange w:id="29" w:author="phoebe" w:date="2018-11-05T14:59:00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cantSplit/>
          <w:trHeight w:val="292" w:hRule="atLeast"/>
          <w:trPrChange w:id="29" w:author="phoebe" w:date="2018-11-05T14:59:00Z">
            <w:trPr>
              <w:cantSplit/>
              <w:trHeight w:val="292" w:hRule="atLeast"/>
            </w:trPr>
          </w:trPrChange>
        </w:trPr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30" w:author="phoebe" w:date="2018-11-05T14:59:00Z">
              <w:tcPr>
                <w:tcW w:w="709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V1.2</w:t>
            </w:r>
          </w:p>
        </w:tc>
        <w:tc>
          <w:tcPr>
            <w:tcW w:w="8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31" w:author="phoebe" w:date="2018-11-05T14:59:00Z">
              <w:tcPr>
                <w:tcW w:w="8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M</w:t>
            </w:r>
          </w:p>
        </w:tc>
        <w:tc>
          <w:tcPr>
            <w:tcW w:w="24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32" w:author="phoebe" w:date="2018-11-05T14:59:00Z">
              <w:tcPr>
                <w:tcW w:w="2410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游戏形式由红包雨变更老虎机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33" w:author="phoebe" w:date="2018-11-05T14:59:00Z">
              <w:tcPr>
                <w:tcW w:w="1276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rPr>
                <w:rFonts w:ascii="Times New Roman" w:hAnsi="Times New Roman" w:eastAsia="宋体"/>
                <w:szCs w:val="21"/>
              </w:rPr>
            </w:pPr>
            <w:r>
              <w:rPr>
                <w:rFonts w:hint="eastAsia" w:ascii="Times New Roman" w:hAnsi="Times New Roman" w:eastAsia="宋体"/>
                <w:szCs w:val="21"/>
              </w:rPr>
              <w:t>2018.10.24</w:t>
            </w:r>
          </w:p>
        </w:tc>
        <w:tc>
          <w:tcPr>
            <w:tcW w:w="9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34" w:author="phoebe" w:date="2018-11-05T14:59:00Z">
              <w:tcPr>
                <w:tcW w:w="992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杨桂云</w:t>
            </w:r>
          </w:p>
        </w:tc>
        <w:tc>
          <w:tcPr>
            <w:tcW w:w="11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35" w:author="phoebe" w:date="2018-11-05T14:59:00Z">
              <w:tcPr>
                <w:tcW w:w="1168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2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36" w:author="phoebe" w:date="2018-11-05T14:59:00Z">
              <w:tcPr>
                <w:tcW w:w="992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rPr>
                <w:rFonts w:asciiTheme="minorEastAsia" w:hAnsiTheme="minorEastAsia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  <w:tblPrExChange w:id="38" w:author="phoebe" w:date="2018-11-05T14:59:00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cantSplit/>
          <w:trHeight w:val="654" w:hRule="atLeast"/>
          <w:ins w:id="37" w:author="phoebe" w:date="2018-11-02T10:25:00Z"/>
          <w:trPrChange w:id="38" w:author="phoebe" w:date="2018-11-05T14:59:00Z">
            <w:trPr>
              <w:cantSplit/>
              <w:trHeight w:val="654" w:hRule="atLeast"/>
            </w:trPr>
          </w:trPrChange>
        </w:trPr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39" w:author="phoebe" w:date="2018-11-05T14:59:00Z">
              <w:tcPr>
                <w:tcW w:w="709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rPr>
                <w:ins w:id="40" w:author="phoebe" w:date="2018-11-02T10:25:00Z"/>
                <w:rFonts w:asciiTheme="minorEastAsia" w:hAnsiTheme="minorEastAsia"/>
                <w:szCs w:val="21"/>
              </w:rPr>
            </w:pPr>
            <w:ins w:id="41" w:author="phoebe" w:date="2018-11-02T10:25:00Z">
              <w:r>
                <w:rPr>
                  <w:rFonts w:hint="eastAsia" w:asciiTheme="minorEastAsia" w:hAnsiTheme="minorEastAsia"/>
                  <w:szCs w:val="21"/>
                </w:rPr>
                <w:t>V1.3</w:t>
              </w:r>
            </w:ins>
          </w:p>
        </w:tc>
        <w:tc>
          <w:tcPr>
            <w:tcW w:w="8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42" w:author="phoebe" w:date="2018-11-05T14:59:00Z">
              <w:tcPr>
                <w:tcW w:w="8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rPr>
                <w:ins w:id="43" w:author="phoebe" w:date="2018-11-02T10:25:00Z"/>
                <w:rFonts w:asciiTheme="minorEastAsia" w:hAnsiTheme="minorEastAsia"/>
                <w:szCs w:val="21"/>
              </w:rPr>
            </w:pPr>
            <w:ins w:id="44" w:author="phoebe" w:date="2018-11-02T10:25:00Z">
              <w:r>
                <w:rPr>
                  <w:rFonts w:hint="eastAsia" w:asciiTheme="minorEastAsia" w:hAnsiTheme="minorEastAsia"/>
                  <w:szCs w:val="21"/>
                </w:rPr>
                <w:t>A</w:t>
              </w:r>
            </w:ins>
          </w:p>
        </w:tc>
        <w:tc>
          <w:tcPr>
            <w:tcW w:w="24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45" w:author="phoebe" w:date="2018-11-05T14:59:00Z">
              <w:tcPr>
                <w:tcW w:w="2410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rPr>
                <w:ins w:id="46" w:author="phoebe" w:date="2018-11-02T10:26:00Z"/>
                <w:rFonts w:asciiTheme="minorEastAsia" w:hAnsiTheme="minorEastAsia"/>
                <w:szCs w:val="21"/>
              </w:rPr>
            </w:pPr>
            <w:ins w:id="47" w:author="phoebe" w:date="2018-11-02T10:25:00Z">
              <w:r>
                <w:rPr>
                  <w:rFonts w:hint="eastAsia" w:asciiTheme="minorEastAsia" w:hAnsiTheme="minorEastAsia"/>
                  <w:szCs w:val="21"/>
                </w:rPr>
                <w:t>增加和直播</w:t>
              </w:r>
            </w:ins>
            <w:ins w:id="48" w:author="phoebe" w:date="2018-11-02T10:26:00Z">
              <w:r>
                <w:rPr>
                  <w:rFonts w:hint="eastAsia" w:asciiTheme="minorEastAsia" w:hAnsiTheme="minorEastAsia"/>
                  <w:szCs w:val="21"/>
                </w:rPr>
                <w:t>任务</w:t>
              </w:r>
            </w:ins>
          </w:p>
          <w:p>
            <w:pPr>
              <w:rPr>
                <w:ins w:id="49" w:author="phoebe" w:date="2018-11-02T10:25:00Z"/>
                <w:rFonts w:asciiTheme="minorEastAsia" w:hAnsiTheme="minorEastAsia"/>
                <w:szCs w:val="21"/>
              </w:rPr>
            </w:pPr>
            <w:ins w:id="50" w:author="phoebe" w:date="2018-11-02T10:26:00Z">
              <w:r>
                <w:rPr>
                  <w:rFonts w:hint="eastAsia" w:asciiTheme="minorEastAsia" w:hAnsiTheme="minorEastAsia"/>
                  <w:szCs w:val="21"/>
                </w:rPr>
                <w:t>增加商店商品</w:t>
              </w:r>
            </w:ins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51" w:author="phoebe" w:date="2018-11-05T14:59:00Z">
              <w:tcPr>
                <w:tcW w:w="1276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rPr>
                <w:ins w:id="52" w:author="phoebe" w:date="2018-11-02T10:25:00Z"/>
                <w:rFonts w:ascii="Times New Roman" w:hAnsi="Times New Roman" w:eastAsia="宋体"/>
                <w:szCs w:val="21"/>
              </w:rPr>
            </w:pPr>
            <w:ins w:id="53" w:author="phoebe" w:date="2018-11-02T10:25:00Z">
              <w:r>
                <w:rPr>
                  <w:rFonts w:hint="eastAsia" w:ascii="Times New Roman" w:hAnsi="Times New Roman" w:eastAsia="宋体"/>
                  <w:szCs w:val="21"/>
                </w:rPr>
                <w:t>2018.11.02</w:t>
              </w:r>
            </w:ins>
          </w:p>
        </w:tc>
        <w:tc>
          <w:tcPr>
            <w:tcW w:w="9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54" w:author="phoebe" w:date="2018-11-05T14:59:00Z">
              <w:tcPr>
                <w:tcW w:w="992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rPr>
                <w:ins w:id="55" w:author="phoebe" w:date="2018-11-02T10:25:00Z"/>
                <w:rFonts w:asciiTheme="minorEastAsia" w:hAnsiTheme="minorEastAsia"/>
                <w:szCs w:val="21"/>
              </w:rPr>
            </w:pPr>
            <w:ins w:id="56" w:author="phoebe" w:date="2018-11-02T10:26:00Z">
              <w:r>
                <w:rPr>
                  <w:rFonts w:hint="eastAsia" w:asciiTheme="minorEastAsia" w:hAnsiTheme="minorEastAsia"/>
                  <w:szCs w:val="21"/>
                </w:rPr>
                <w:t>杨桂云</w:t>
              </w:r>
            </w:ins>
          </w:p>
        </w:tc>
        <w:tc>
          <w:tcPr>
            <w:tcW w:w="11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57" w:author="phoebe" w:date="2018-11-05T14:59:00Z">
              <w:tcPr>
                <w:tcW w:w="1168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rPr>
                <w:ins w:id="58" w:author="phoebe" w:date="2018-11-02T10:25:00Z"/>
                <w:rFonts w:asciiTheme="minorEastAsia" w:hAnsiTheme="minorEastAsia"/>
                <w:szCs w:val="21"/>
              </w:rPr>
            </w:pPr>
          </w:p>
        </w:tc>
        <w:tc>
          <w:tcPr>
            <w:tcW w:w="12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59" w:author="phoebe" w:date="2018-11-05T14:59:00Z">
              <w:tcPr>
                <w:tcW w:w="992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rPr>
                <w:ins w:id="60" w:author="phoebe" w:date="2018-11-02T10:25:00Z"/>
                <w:rFonts w:asciiTheme="minorEastAsia" w:hAnsiTheme="minorEastAsia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  <w:tblPrExChange w:id="62" w:author="phoebe" w:date="2018-11-05T14:59:00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cantSplit/>
          <w:trHeight w:val="292" w:hRule="atLeast"/>
          <w:ins w:id="61" w:author="phoebe" w:date="2018-11-05T10:23:00Z"/>
          <w:trPrChange w:id="62" w:author="phoebe" w:date="2018-11-05T14:59:00Z">
            <w:trPr>
              <w:cantSplit/>
              <w:trHeight w:val="292" w:hRule="atLeast"/>
            </w:trPr>
          </w:trPrChange>
        </w:trPr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63" w:author="phoebe" w:date="2018-11-05T14:59:00Z">
              <w:tcPr>
                <w:tcW w:w="709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rPr>
                <w:ins w:id="64" w:author="phoebe" w:date="2018-11-05T10:23:00Z"/>
                <w:rFonts w:asciiTheme="minorEastAsia" w:hAnsiTheme="minorEastAsia"/>
                <w:szCs w:val="21"/>
              </w:rPr>
            </w:pPr>
            <w:ins w:id="65" w:author="phoebe" w:date="2018-11-05T10:23:00Z">
              <w:r>
                <w:rPr>
                  <w:rFonts w:hint="eastAsia" w:asciiTheme="minorEastAsia" w:hAnsiTheme="minorEastAsia"/>
                  <w:szCs w:val="21"/>
                </w:rPr>
                <w:t>V1.3.1</w:t>
              </w:r>
            </w:ins>
          </w:p>
        </w:tc>
        <w:tc>
          <w:tcPr>
            <w:tcW w:w="8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66" w:author="phoebe" w:date="2018-11-05T14:59:00Z">
              <w:tcPr>
                <w:tcW w:w="8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rPr>
                <w:ins w:id="67" w:author="phoebe" w:date="2018-11-05T10:23:00Z"/>
                <w:rFonts w:asciiTheme="minorEastAsia" w:hAnsiTheme="minorEastAsia"/>
                <w:szCs w:val="21"/>
              </w:rPr>
            </w:pPr>
            <w:ins w:id="68" w:author="phoebe" w:date="2018-11-05T10:23:00Z">
              <w:r>
                <w:rPr>
                  <w:rFonts w:hint="eastAsia" w:asciiTheme="minorEastAsia" w:hAnsiTheme="minorEastAsia"/>
                  <w:szCs w:val="21"/>
                </w:rPr>
                <w:t>M</w:t>
              </w:r>
            </w:ins>
          </w:p>
        </w:tc>
        <w:tc>
          <w:tcPr>
            <w:tcW w:w="24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69" w:author="phoebe" w:date="2018-11-05T14:59:00Z">
              <w:tcPr>
                <w:tcW w:w="2410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rPr>
                <w:ins w:id="70" w:author="phoebe" w:date="2018-11-05T10:23:00Z"/>
                <w:rFonts w:asciiTheme="minorEastAsia" w:hAnsiTheme="minorEastAsia"/>
                <w:szCs w:val="21"/>
              </w:rPr>
            </w:pPr>
            <w:ins w:id="71" w:author="phoebe" w:date="2018-11-05T10:24:00Z">
              <w:r>
                <w:rPr>
                  <w:rFonts w:hint="eastAsia" w:asciiTheme="minorEastAsia" w:hAnsiTheme="minorEastAsia"/>
                  <w:szCs w:val="21"/>
                </w:rPr>
                <w:t>评审后修改</w:t>
              </w:r>
            </w:ins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72" w:author="phoebe" w:date="2018-11-05T14:59:00Z">
              <w:tcPr>
                <w:tcW w:w="1276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rPr>
                <w:ins w:id="73" w:author="phoebe" w:date="2018-11-05T10:23:00Z"/>
                <w:rFonts w:ascii="Times New Roman" w:hAnsi="Times New Roman" w:eastAsia="宋体"/>
                <w:szCs w:val="21"/>
              </w:rPr>
            </w:pPr>
            <w:ins w:id="74" w:author="phoebe" w:date="2018-11-05T10:24:00Z">
              <w:r>
                <w:rPr>
                  <w:rFonts w:hint="eastAsia" w:ascii="Times New Roman" w:hAnsi="Times New Roman" w:eastAsia="宋体"/>
                  <w:szCs w:val="21"/>
                </w:rPr>
                <w:t>2018.11.05</w:t>
              </w:r>
            </w:ins>
          </w:p>
        </w:tc>
        <w:tc>
          <w:tcPr>
            <w:tcW w:w="9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75" w:author="phoebe" w:date="2018-11-05T14:59:00Z">
              <w:tcPr>
                <w:tcW w:w="992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rPr>
                <w:ins w:id="76" w:author="phoebe" w:date="2018-11-05T10:23:00Z"/>
                <w:rFonts w:asciiTheme="minorEastAsia" w:hAnsiTheme="minorEastAsia"/>
                <w:szCs w:val="21"/>
              </w:rPr>
            </w:pPr>
            <w:ins w:id="77" w:author="phoebe" w:date="2018-11-05T10:24:00Z">
              <w:r>
                <w:rPr>
                  <w:rFonts w:hint="eastAsia" w:asciiTheme="minorEastAsia" w:hAnsiTheme="minorEastAsia"/>
                  <w:szCs w:val="21"/>
                </w:rPr>
                <w:t>杨桂云</w:t>
              </w:r>
            </w:ins>
          </w:p>
        </w:tc>
        <w:tc>
          <w:tcPr>
            <w:tcW w:w="11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78" w:author="phoebe" w:date="2018-11-05T14:59:00Z">
              <w:tcPr>
                <w:tcW w:w="1168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rPr>
                <w:ins w:id="79" w:author="phoebe" w:date="2018-11-05T10:23:00Z"/>
                <w:rFonts w:asciiTheme="minorEastAsia" w:hAnsiTheme="minorEastAsia"/>
                <w:szCs w:val="21"/>
              </w:rPr>
            </w:pPr>
          </w:p>
        </w:tc>
        <w:tc>
          <w:tcPr>
            <w:tcW w:w="12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80" w:author="phoebe" w:date="2018-11-05T14:59:00Z">
              <w:tcPr>
                <w:tcW w:w="992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rPr>
                <w:ins w:id="81" w:author="phoebe" w:date="2018-11-05T10:23:00Z"/>
                <w:rFonts w:asciiTheme="minorEastAsia" w:hAnsiTheme="minorEastAsia"/>
                <w:szCs w:val="21"/>
              </w:rPr>
            </w:pPr>
          </w:p>
        </w:tc>
      </w:tr>
    </w:tbl>
    <w:p>
      <w:pPr>
        <w:rPr>
          <w:rFonts w:asciiTheme="minorEastAsia" w:hAnsiTheme="minorEastAsia"/>
          <w:sz w:val="24"/>
          <w:szCs w:val="24"/>
        </w:rPr>
      </w:pPr>
    </w:p>
    <w:p>
      <w:pPr>
        <w:rPr>
          <w:rFonts w:ascii="仿宋" w:hAnsi="仿宋" w:eastAsia="仿宋"/>
        </w:rPr>
      </w:pPr>
      <w:r>
        <w:rPr>
          <w:rFonts w:asciiTheme="minorEastAsia" w:hAnsiTheme="minorEastAsia"/>
          <w:sz w:val="24"/>
          <w:szCs w:val="24"/>
        </w:rPr>
        <w:t>*变化状态：C――创建，A——增加，M——修改，D——删除</w:t>
      </w:r>
      <w:r>
        <w:rPr>
          <w:rFonts w:ascii="仿宋" w:hAnsi="仿宋" w:eastAsia="仿宋"/>
        </w:rPr>
        <w:br w:type="page"/>
      </w:r>
    </w:p>
    <w:p>
      <w:pPr>
        <w:pStyle w:val="39"/>
      </w:pPr>
    </w:p>
    <w:sdt>
      <w:sdtPr>
        <w:rPr>
          <w:rFonts w:asciiTheme="minorHAnsi" w:hAnsiTheme="minorHAnsi" w:eastAsiaTheme="minorEastAsia" w:cstheme="minorBidi"/>
          <w:color w:val="auto"/>
          <w:kern w:val="2"/>
          <w:sz w:val="21"/>
          <w:szCs w:val="22"/>
          <w:lang w:val="zh-CN"/>
        </w:rPr>
        <w:id w:val="1334804630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Cs/>
          <w:color w:val="auto"/>
          <w:kern w:val="2"/>
          <w:sz w:val="21"/>
          <w:szCs w:val="22"/>
          <w:lang w:val="en-US"/>
        </w:rPr>
      </w:sdtEndPr>
      <w:sdtContent>
        <w:p>
          <w:pPr>
            <w:pStyle w:val="39"/>
          </w:pPr>
          <w:r>
            <w:rPr>
              <w:lang w:val="zh-CN"/>
            </w:rPr>
            <w:t xml:space="preserve">                         </w:t>
          </w:r>
          <w:r>
            <w:rPr>
              <w:color w:val="000000" w:themeColor="text1"/>
              <w:lang w:val="zh-CN"/>
            </w:rPr>
            <w:t>目录</w:t>
          </w:r>
        </w:p>
        <w:p>
          <w:pPr>
            <w:pStyle w:val="20"/>
            <w:tabs>
              <w:tab w:val="left" w:pos="630"/>
              <w:tab w:val="right" w:leader="dot" w:pos="8302"/>
            </w:tabs>
            <w:rPr>
              <w:ins w:id="82" w:author="phoebe" w:date="2018-11-02T12:14:00Z"/>
              <w:b w:val="0"/>
            </w:rPr>
          </w:pP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TOC \o "1-3" \h \z \u</w:instrText>
          </w:r>
          <w:r>
            <w:rPr>
              <w:b w:val="0"/>
            </w:rPr>
            <w:fldChar w:fldCharType="separate"/>
          </w:r>
          <w:ins w:id="83" w:author="phoebe" w:date="2018-11-02T12:14:00Z">
            <w:r>
              <w:rPr>
                <w:rStyle w:val="27"/>
              </w:rPr>
              <w:fldChar w:fldCharType="begin"/>
            </w:r>
          </w:ins>
          <w:ins w:id="84" w:author="phoebe" w:date="2018-11-02T12:14:00Z">
            <w:r>
              <w:rPr>
                <w:rStyle w:val="27"/>
              </w:rPr>
              <w:instrText xml:space="preserve"> </w:instrText>
            </w:r>
          </w:ins>
          <w:ins w:id="85" w:author="phoebe" w:date="2018-11-02T12:14:00Z">
            <w:r>
              <w:rPr/>
              <w:instrText xml:space="preserve">HYPERLINK \l "_Toc528924182"</w:instrText>
            </w:r>
          </w:ins>
          <w:ins w:id="86" w:author="phoebe" w:date="2018-11-02T12:14:00Z">
            <w:r>
              <w:rPr>
                <w:rStyle w:val="27"/>
              </w:rPr>
              <w:instrText xml:space="preserve"> </w:instrText>
            </w:r>
          </w:ins>
          <w:ins w:id="87" w:author="phoebe" w:date="2018-11-02T12:14:00Z">
            <w:r>
              <w:rPr>
                <w:rStyle w:val="27"/>
              </w:rPr>
              <w:fldChar w:fldCharType="separate"/>
            </w:r>
          </w:ins>
          <w:ins w:id="88" w:author="phoebe" w:date="2018-11-02T12:14:00Z">
            <w:r>
              <w:rPr>
                <w:rStyle w:val="27"/>
                <w:rFonts w:ascii="仿宋" w:hAnsi="仿宋" w:eastAsia="仿宋"/>
              </w:rPr>
              <w:t>1</w:t>
            </w:r>
          </w:ins>
          <w:ins w:id="89" w:author="phoebe" w:date="2018-11-02T12:14:00Z">
            <w:r>
              <w:rPr>
                <w:b w:val="0"/>
              </w:rPr>
              <w:tab/>
            </w:r>
          </w:ins>
          <w:ins w:id="90" w:author="phoebe" w:date="2018-11-02T12:14:00Z">
            <w:r>
              <w:rPr>
                <w:rStyle w:val="27"/>
                <w:rFonts w:ascii="仿宋" w:hAnsi="仿宋" w:eastAsia="仿宋"/>
              </w:rPr>
              <w:t>需求概述</w:t>
            </w:r>
          </w:ins>
          <w:ins w:id="91" w:author="phoebe" w:date="2018-11-02T12:14:00Z">
            <w:r>
              <w:rPr/>
              <w:tab/>
            </w:r>
          </w:ins>
          <w:ins w:id="92" w:author="phoebe" w:date="2018-11-02T12:14:00Z">
            <w:r>
              <w:rPr/>
              <w:fldChar w:fldCharType="begin"/>
            </w:r>
          </w:ins>
          <w:ins w:id="93" w:author="phoebe" w:date="2018-11-02T12:14:00Z">
            <w:r>
              <w:rPr/>
              <w:instrText xml:space="preserve"> PAGEREF _Toc528924182 \h </w:instrText>
            </w:r>
          </w:ins>
          <w:r>
            <w:fldChar w:fldCharType="separate"/>
          </w:r>
          <w:ins w:id="94" w:author="phoebe" w:date="2018-11-02T12:14:00Z">
            <w:r>
              <w:rPr/>
              <w:t>1</w:t>
            </w:r>
          </w:ins>
          <w:ins w:id="95" w:author="phoebe" w:date="2018-11-02T12:14:00Z">
            <w:r>
              <w:rPr/>
              <w:fldChar w:fldCharType="end"/>
            </w:r>
          </w:ins>
          <w:ins w:id="96" w:author="phoebe" w:date="2018-11-02T12:14:00Z">
            <w:r>
              <w:rPr>
                <w:rStyle w:val="27"/>
              </w:rPr>
              <w:fldChar w:fldCharType="end"/>
            </w:r>
          </w:ins>
        </w:p>
        <w:p>
          <w:pPr>
            <w:pStyle w:val="20"/>
            <w:tabs>
              <w:tab w:val="left" w:pos="630"/>
              <w:tab w:val="right" w:leader="dot" w:pos="8302"/>
            </w:tabs>
            <w:rPr>
              <w:ins w:id="97" w:author="phoebe" w:date="2018-11-02T12:14:00Z"/>
              <w:b w:val="0"/>
            </w:rPr>
          </w:pPr>
          <w:ins w:id="98" w:author="phoebe" w:date="2018-11-02T12:14:00Z">
            <w:r>
              <w:rPr>
                <w:rStyle w:val="27"/>
              </w:rPr>
              <w:fldChar w:fldCharType="begin"/>
            </w:r>
          </w:ins>
          <w:ins w:id="99" w:author="phoebe" w:date="2018-11-02T12:14:00Z">
            <w:r>
              <w:rPr>
                <w:rStyle w:val="27"/>
              </w:rPr>
              <w:instrText xml:space="preserve"> </w:instrText>
            </w:r>
          </w:ins>
          <w:ins w:id="100" w:author="phoebe" w:date="2018-11-02T12:14:00Z">
            <w:r>
              <w:rPr/>
              <w:instrText xml:space="preserve">HYPERLINK \l "_Toc528924183"</w:instrText>
            </w:r>
          </w:ins>
          <w:ins w:id="101" w:author="phoebe" w:date="2018-11-02T12:14:00Z">
            <w:r>
              <w:rPr>
                <w:rStyle w:val="27"/>
              </w:rPr>
              <w:instrText xml:space="preserve"> </w:instrText>
            </w:r>
          </w:ins>
          <w:ins w:id="102" w:author="phoebe" w:date="2018-11-02T12:14:00Z">
            <w:r>
              <w:rPr>
                <w:rStyle w:val="27"/>
              </w:rPr>
              <w:fldChar w:fldCharType="separate"/>
            </w:r>
          </w:ins>
          <w:ins w:id="103" w:author="phoebe" w:date="2018-11-02T12:14:00Z">
            <w:r>
              <w:rPr>
                <w:rStyle w:val="27"/>
                <w:rFonts w:ascii="仿宋" w:hAnsi="仿宋" w:eastAsia="仿宋"/>
              </w:rPr>
              <w:t>2</w:t>
            </w:r>
          </w:ins>
          <w:ins w:id="104" w:author="phoebe" w:date="2018-11-02T12:14:00Z">
            <w:r>
              <w:rPr>
                <w:b w:val="0"/>
              </w:rPr>
              <w:tab/>
            </w:r>
          </w:ins>
          <w:ins w:id="105" w:author="phoebe" w:date="2018-11-02T12:14:00Z">
            <w:r>
              <w:rPr>
                <w:rStyle w:val="27"/>
                <w:rFonts w:ascii="仿宋" w:hAnsi="仿宋" w:eastAsia="仿宋"/>
              </w:rPr>
              <w:t>需求详述</w:t>
            </w:r>
          </w:ins>
          <w:ins w:id="106" w:author="phoebe" w:date="2018-11-02T12:14:00Z">
            <w:r>
              <w:rPr/>
              <w:tab/>
            </w:r>
          </w:ins>
          <w:ins w:id="107" w:author="phoebe" w:date="2018-11-02T12:14:00Z">
            <w:r>
              <w:rPr/>
              <w:fldChar w:fldCharType="begin"/>
            </w:r>
          </w:ins>
          <w:ins w:id="108" w:author="phoebe" w:date="2018-11-02T12:14:00Z">
            <w:r>
              <w:rPr/>
              <w:instrText xml:space="preserve"> PAGEREF _Toc528924183 \h </w:instrText>
            </w:r>
          </w:ins>
          <w:r>
            <w:fldChar w:fldCharType="separate"/>
          </w:r>
          <w:ins w:id="109" w:author="phoebe" w:date="2018-11-02T12:14:00Z">
            <w:r>
              <w:rPr/>
              <w:t>1</w:t>
            </w:r>
          </w:ins>
          <w:ins w:id="110" w:author="phoebe" w:date="2018-11-02T12:14:00Z">
            <w:r>
              <w:rPr/>
              <w:fldChar w:fldCharType="end"/>
            </w:r>
          </w:ins>
          <w:ins w:id="111" w:author="phoebe" w:date="2018-11-02T12:14:00Z">
            <w:r>
              <w:rPr>
                <w:rStyle w:val="27"/>
              </w:rPr>
              <w:fldChar w:fldCharType="end"/>
            </w:r>
          </w:ins>
        </w:p>
        <w:p>
          <w:pPr>
            <w:pStyle w:val="23"/>
            <w:tabs>
              <w:tab w:val="left" w:pos="840"/>
              <w:tab w:val="right" w:leader="dot" w:pos="8302"/>
            </w:tabs>
            <w:rPr>
              <w:ins w:id="112" w:author="phoebe" w:date="2018-11-02T12:14:00Z"/>
              <w:b w:val="0"/>
              <w:sz w:val="24"/>
              <w:szCs w:val="24"/>
            </w:rPr>
          </w:pPr>
          <w:ins w:id="113" w:author="phoebe" w:date="2018-11-02T12:14:00Z">
            <w:r>
              <w:rPr>
                <w:rStyle w:val="27"/>
              </w:rPr>
              <w:fldChar w:fldCharType="begin"/>
            </w:r>
          </w:ins>
          <w:ins w:id="114" w:author="phoebe" w:date="2018-11-02T12:14:00Z">
            <w:r>
              <w:rPr>
                <w:rStyle w:val="27"/>
              </w:rPr>
              <w:instrText xml:space="preserve"> </w:instrText>
            </w:r>
          </w:ins>
          <w:ins w:id="115" w:author="phoebe" w:date="2018-11-02T12:14:00Z">
            <w:r>
              <w:rPr/>
              <w:instrText xml:space="preserve">HYPERLINK \l "_Toc528924184"</w:instrText>
            </w:r>
          </w:ins>
          <w:ins w:id="116" w:author="phoebe" w:date="2018-11-02T12:14:00Z">
            <w:r>
              <w:rPr>
                <w:rStyle w:val="27"/>
              </w:rPr>
              <w:instrText xml:space="preserve"> </w:instrText>
            </w:r>
          </w:ins>
          <w:ins w:id="117" w:author="phoebe" w:date="2018-11-02T12:14:00Z">
            <w:r>
              <w:rPr>
                <w:rStyle w:val="27"/>
              </w:rPr>
              <w:fldChar w:fldCharType="separate"/>
            </w:r>
          </w:ins>
          <w:ins w:id="118" w:author="phoebe" w:date="2018-11-02T12:14:00Z">
            <w:r>
              <w:rPr>
                <w:rStyle w:val="27"/>
              </w:rPr>
              <w:t>2.1</w:t>
            </w:r>
          </w:ins>
          <w:ins w:id="119" w:author="phoebe" w:date="2018-11-02T12:14:00Z">
            <w:r>
              <w:rPr>
                <w:b w:val="0"/>
                <w:sz w:val="24"/>
                <w:szCs w:val="24"/>
              </w:rPr>
              <w:tab/>
            </w:r>
          </w:ins>
          <w:ins w:id="120" w:author="phoebe" w:date="2018-11-02T12:14:00Z">
            <w:r>
              <w:rPr>
                <w:rStyle w:val="27"/>
                <w:rFonts w:ascii="仿宋" w:hAnsi="仿宋" w:eastAsia="仿宋"/>
              </w:rPr>
              <w:t>落地页</w:t>
            </w:r>
          </w:ins>
          <w:ins w:id="121" w:author="phoebe" w:date="2018-11-02T12:14:00Z">
            <w:r>
              <w:rPr/>
              <w:tab/>
            </w:r>
          </w:ins>
          <w:ins w:id="122" w:author="phoebe" w:date="2018-11-02T12:14:00Z">
            <w:r>
              <w:rPr/>
              <w:fldChar w:fldCharType="begin"/>
            </w:r>
          </w:ins>
          <w:ins w:id="123" w:author="phoebe" w:date="2018-11-02T12:14:00Z">
            <w:r>
              <w:rPr/>
              <w:instrText xml:space="preserve"> PAGEREF _Toc528924184 \h </w:instrText>
            </w:r>
          </w:ins>
          <w:r>
            <w:fldChar w:fldCharType="separate"/>
          </w:r>
          <w:ins w:id="124" w:author="phoebe" w:date="2018-11-02T12:14:00Z">
            <w:r>
              <w:rPr/>
              <w:t>1</w:t>
            </w:r>
          </w:ins>
          <w:ins w:id="125" w:author="phoebe" w:date="2018-11-02T12:14:00Z">
            <w:r>
              <w:rPr/>
              <w:fldChar w:fldCharType="end"/>
            </w:r>
          </w:ins>
          <w:ins w:id="126" w:author="phoebe" w:date="2018-11-02T12:14:00Z">
            <w:r>
              <w:rPr>
                <w:rStyle w:val="27"/>
              </w:rPr>
              <w:fldChar w:fldCharType="end"/>
            </w:r>
          </w:ins>
        </w:p>
        <w:p>
          <w:pPr>
            <w:pStyle w:val="23"/>
            <w:tabs>
              <w:tab w:val="left" w:pos="840"/>
              <w:tab w:val="right" w:leader="dot" w:pos="8302"/>
            </w:tabs>
            <w:rPr>
              <w:ins w:id="127" w:author="phoebe" w:date="2018-11-02T12:14:00Z"/>
              <w:b w:val="0"/>
              <w:sz w:val="24"/>
              <w:szCs w:val="24"/>
            </w:rPr>
          </w:pPr>
          <w:ins w:id="128" w:author="phoebe" w:date="2018-11-02T12:14:00Z">
            <w:r>
              <w:rPr>
                <w:rStyle w:val="27"/>
              </w:rPr>
              <w:fldChar w:fldCharType="begin"/>
            </w:r>
          </w:ins>
          <w:ins w:id="129" w:author="phoebe" w:date="2018-11-02T12:14:00Z">
            <w:r>
              <w:rPr>
                <w:rStyle w:val="27"/>
              </w:rPr>
              <w:instrText xml:space="preserve"> </w:instrText>
            </w:r>
          </w:ins>
          <w:ins w:id="130" w:author="phoebe" w:date="2018-11-02T12:14:00Z">
            <w:r>
              <w:rPr/>
              <w:instrText xml:space="preserve">HYPERLINK \l "_Toc528924185"</w:instrText>
            </w:r>
          </w:ins>
          <w:ins w:id="131" w:author="phoebe" w:date="2018-11-02T12:14:00Z">
            <w:r>
              <w:rPr>
                <w:rStyle w:val="27"/>
              </w:rPr>
              <w:instrText xml:space="preserve"> </w:instrText>
            </w:r>
          </w:ins>
          <w:ins w:id="132" w:author="phoebe" w:date="2018-11-02T12:14:00Z">
            <w:r>
              <w:rPr>
                <w:rStyle w:val="27"/>
              </w:rPr>
              <w:fldChar w:fldCharType="separate"/>
            </w:r>
          </w:ins>
          <w:ins w:id="133" w:author="phoebe" w:date="2018-11-02T12:14:00Z">
            <w:r>
              <w:rPr>
                <w:rStyle w:val="27"/>
              </w:rPr>
              <w:t>2.2</w:t>
            </w:r>
          </w:ins>
          <w:ins w:id="134" w:author="phoebe" w:date="2018-11-02T12:14:00Z">
            <w:r>
              <w:rPr>
                <w:b w:val="0"/>
                <w:sz w:val="24"/>
                <w:szCs w:val="24"/>
              </w:rPr>
              <w:tab/>
            </w:r>
          </w:ins>
          <w:ins w:id="135" w:author="phoebe" w:date="2018-11-02T12:14:00Z">
            <w:r>
              <w:rPr>
                <w:rStyle w:val="27"/>
                <w:rFonts w:ascii="仿宋" w:hAnsi="仿宋" w:eastAsia="仿宋"/>
              </w:rPr>
              <w:t>游戏页面</w:t>
            </w:r>
          </w:ins>
          <w:ins w:id="136" w:author="phoebe" w:date="2018-11-02T12:14:00Z">
            <w:r>
              <w:rPr/>
              <w:tab/>
            </w:r>
          </w:ins>
          <w:ins w:id="137" w:author="phoebe" w:date="2018-11-02T12:14:00Z">
            <w:r>
              <w:rPr/>
              <w:fldChar w:fldCharType="begin"/>
            </w:r>
          </w:ins>
          <w:ins w:id="138" w:author="phoebe" w:date="2018-11-02T12:14:00Z">
            <w:r>
              <w:rPr/>
              <w:instrText xml:space="preserve"> PAGEREF _Toc528924185 \h </w:instrText>
            </w:r>
          </w:ins>
          <w:r>
            <w:fldChar w:fldCharType="separate"/>
          </w:r>
          <w:ins w:id="139" w:author="phoebe" w:date="2018-11-02T12:14:00Z">
            <w:r>
              <w:rPr/>
              <w:t>2</w:t>
            </w:r>
          </w:ins>
          <w:ins w:id="140" w:author="phoebe" w:date="2018-11-02T12:14:00Z">
            <w:r>
              <w:rPr/>
              <w:fldChar w:fldCharType="end"/>
            </w:r>
          </w:ins>
          <w:ins w:id="141" w:author="phoebe" w:date="2018-11-02T12:14:00Z">
            <w:r>
              <w:rPr>
                <w:rStyle w:val="27"/>
              </w:rPr>
              <w:fldChar w:fldCharType="end"/>
            </w:r>
          </w:ins>
        </w:p>
        <w:p>
          <w:pPr>
            <w:pStyle w:val="23"/>
            <w:tabs>
              <w:tab w:val="left" w:pos="840"/>
              <w:tab w:val="right" w:leader="dot" w:pos="8302"/>
            </w:tabs>
            <w:rPr>
              <w:ins w:id="142" w:author="phoebe" w:date="2018-11-02T12:14:00Z"/>
              <w:b w:val="0"/>
              <w:sz w:val="24"/>
              <w:szCs w:val="24"/>
            </w:rPr>
          </w:pPr>
          <w:ins w:id="143" w:author="phoebe" w:date="2018-11-02T12:14:00Z">
            <w:r>
              <w:rPr>
                <w:rStyle w:val="27"/>
              </w:rPr>
              <w:fldChar w:fldCharType="begin"/>
            </w:r>
          </w:ins>
          <w:ins w:id="144" w:author="phoebe" w:date="2018-11-02T12:14:00Z">
            <w:r>
              <w:rPr>
                <w:rStyle w:val="27"/>
              </w:rPr>
              <w:instrText xml:space="preserve"> </w:instrText>
            </w:r>
          </w:ins>
          <w:ins w:id="145" w:author="phoebe" w:date="2018-11-02T12:14:00Z">
            <w:r>
              <w:rPr/>
              <w:instrText xml:space="preserve">HYPERLINK \l "_Toc528924186"</w:instrText>
            </w:r>
          </w:ins>
          <w:ins w:id="146" w:author="phoebe" w:date="2018-11-02T12:14:00Z">
            <w:r>
              <w:rPr>
                <w:rStyle w:val="27"/>
              </w:rPr>
              <w:instrText xml:space="preserve"> </w:instrText>
            </w:r>
          </w:ins>
          <w:ins w:id="147" w:author="phoebe" w:date="2018-11-02T12:14:00Z">
            <w:r>
              <w:rPr>
                <w:rStyle w:val="27"/>
              </w:rPr>
              <w:fldChar w:fldCharType="separate"/>
            </w:r>
          </w:ins>
          <w:ins w:id="148" w:author="phoebe" w:date="2018-11-02T12:14:00Z">
            <w:r>
              <w:rPr>
                <w:rStyle w:val="27"/>
              </w:rPr>
              <w:t>2.3</w:t>
            </w:r>
          </w:ins>
          <w:ins w:id="149" w:author="phoebe" w:date="2018-11-02T12:14:00Z">
            <w:r>
              <w:rPr>
                <w:b w:val="0"/>
                <w:sz w:val="24"/>
                <w:szCs w:val="24"/>
              </w:rPr>
              <w:tab/>
            </w:r>
          </w:ins>
          <w:ins w:id="150" w:author="phoebe" w:date="2018-11-02T12:14:00Z">
            <w:r>
              <w:rPr>
                <w:rStyle w:val="27"/>
                <w:rFonts w:ascii="仿宋" w:hAnsi="仿宋" w:eastAsia="仿宋"/>
              </w:rPr>
              <w:t>商店</w:t>
            </w:r>
          </w:ins>
          <w:ins w:id="151" w:author="phoebe" w:date="2018-11-02T12:14:00Z">
            <w:r>
              <w:rPr/>
              <w:tab/>
            </w:r>
          </w:ins>
          <w:ins w:id="152" w:author="phoebe" w:date="2018-11-02T12:14:00Z">
            <w:r>
              <w:rPr/>
              <w:fldChar w:fldCharType="begin"/>
            </w:r>
          </w:ins>
          <w:ins w:id="153" w:author="phoebe" w:date="2018-11-02T12:14:00Z">
            <w:r>
              <w:rPr/>
              <w:instrText xml:space="preserve"> PAGEREF _Toc528924186 \h </w:instrText>
            </w:r>
          </w:ins>
          <w:r>
            <w:fldChar w:fldCharType="separate"/>
          </w:r>
          <w:ins w:id="154" w:author="phoebe" w:date="2018-11-02T12:14:00Z">
            <w:r>
              <w:rPr/>
              <w:t>3</w:t>
            </w:r>
          </w:ins>
          <w:ins w:id="155" w:author="phoebe" w:date="2018-11-02T12:14:00Z">
            <w:r>
              <w:rPr/>
              <w:fldChar w:fldCharType="end"/>
            </w:r>
          </w:ins>
          <w:ins w:id="156" w:author="phoebe" w:date="2018-11-02T12:14:00Z">
            <w:r>
              <w:rPr>
                <w:rStyle w:val="27"/>
              </w:rPr>
              <w:fldChar w:fldCharType="end"/>
            </w:r>
          </w:ins>
        </w:p>
        <w:p>
          <w:pPr>
            <w:pStyle w:val="23"/>
            <w:tabs>
              <w:tab w:val="left" w:pos="840"/>
              <w:tab w:val="right" w:leader="dot" w:pos="8302"/>
            </w:tabs>
            <w:rPr>
              <w:ins w:id="157" w:author="phoebe" w:date="2018-11-02T12:14:00Z"/>
              <w:b w:val="0"/>
              <w:sz w:val="24"/>
              <w:szCs w:val="24"/>
            </w:rPr>
          </w:pPr>
          <w:ins w:id="158" w:author="phoebe" w:date="2018-11-02T12:14:00Z">
            <w:r>
              <w:rPr>
                <w:rStyle w:val="27"/>
              </w:rPr>
              <w:fldChar w:fldCharType="begin"/>
            </w:r>
          </w:ins>
          <w:ins w:id="159" w:author="phoebe" w:date="2018-11-02T12:14:00Z">
            <w:r>
              <w:rPr>
                <w:rStyle w:val="27"/>
              </w:rPr>
              <w:instrText xml:space="preserve"> </w:instrText>
            </w:r>
          </w:ins>
          <w:ins w:id="160" w:author="phoebe" w:date="2018-11-02T12:14:00Z">
            <w:r>
              <w:rPr/>
              <w:instrText xml:space="preserve">HYPERLINK \l "_Toc528924187"</w:instrText>
            </w:r>
          </w:ins>
          <w:ins w:id="161" w:author="phoebe" w:date="2018-11-02T12:14:00Z">
            <w:r>
              <w:rPr>
                <w:rStyle w:val="27"/>
              </w:rPr>
              <w:instrText xml:space="preserve"> </w:instrText>
            </w:r>
          </w:ins>
          <w:ins w:id="162" w:author="phoebe" w:date="2018-11-02T12:14:00Z">
            <w:r>
              <w:rPr>
                <w:rStyle w:val="27"/>
              </w:rPr>
              <w:fldChar w:fldCharType="separate"/>
            </w:r>
          </w:ins>
          <w:ins w:id="163" w:author="phoebe" w:date="2018-11-02T12:14:00Z">
            <w:r>
              <w:rPr>
                <w:rStyle w:val="27"/>
              </w:rPr>
              <w:t>2.4</w:t>
            </w:r>
          </w:ins>
          <w:ins w:id="164" w:author="phoebe" w:date="2018-11-02T12:14:00Z">
            <w:r>
              <w:rPr>
                <w:b w:val="0"/>
                <w:sz w:val="24"/>
                <w:szCs w:val="24"/>
              </w:rPr>
              <w:tab/>
            </w:r>
          </w:ins>
          <w:ins w:id="165" w:author="phoebe" w:date="2018-11-02T12:14:00Z">
            <w:r>
              <w:rPr>
                <w:rStyle w:val="27"/>
                <w:rFonts w:ascii="仿宋" w:hAnsi="仿宋" w:eastAsia="仿宋"/>
              </w:rPr>
              <w:t>兑换记录</w:t>
            </w:r>
          </w:ins>
          <w:ins w:id="166" w:author="phoebe" w:date="2018-11-02T12:14:00Z">
            <w:r>
              <w:rPr/>
              <w:tab/>
            </w:r>
          </w:ins>
          <w:ins w:id="167" w:author="phoebe" w:date="2018-11-02T12:14:00Z">
            <w:r>
              <w:rPr/>
              <w:fldChar w:fldCharType="begin"/>
            </w:r>
          </w:ins>
          <w:ins w:id="168" w:author="phoebe" w:date="2018-11-02T12:14:00Z">
            <w:r>
              <w:rPr/>
              <w:instrText xml:space="preserve"> PAGEREF _Toc528924187 \h </w:instrText>
            </w:r>
          </w:ins>
          <w:r>
            <w:fldChar w:fldCharType="separate"/>
          </w:r>
          <w:ins w:id="169" w:author="phoebe" w:date="2018-11-02T12:14:00Z">
            <w:r>
              <w:rPr/>
              <w:t>4</w:t>
            </w:r>
          </w:ins>
          <w:ins w:id="170" w:author="phoebe" w:date="2018-11-02T12:14:00Z">
            <w:r>
              <w:rPr/>
              <w:fldChar w:fldCharType="end"/>
            </w:r>
          </w:ins>
          <w:ins w:id="171" w:author="phoebe" w:date="2018-11-02T12:14:00Z">
            <w:r>
              <w:rPr>
                <w:rStyle w:val="27"/>
              </w:rPr>
              <w:fldChar w:fldCharType="end"/>
            </w:r>
          </w:ins>
        </w:p>
        <w:p>
          <w:pPr>
            <w:pStyle w:val="23"/>
            <w:tabs>
              <w:tab w:val="left" w:pos="840"/>
              <w:tab w:val="right" w:leader="dot" w:pos="8302"/>
            </w:tabs>
            <w:rPr>
              <w:ins w:id="172" w:author="phoebe" w:date="2018-11-02T12:14:00Z"/>
              <w:b w:val="0"/>
              <w:sz w:val="24"/>
              <w:szCs w:val="24"/>
            </w:rPr>
          </w:pPr>
          <w:ins w:id="173" w:author="phoebe" w:date="2018-11-02T12:14:00Z">
            <w:r>
              <w:rPr>
                <w:rStyle w:val="27"/>
              </w:rPr>
              <w:fldChar w:fldCharType="begin"/>
            </w:r>
          </w:ins>
          <w:ins w:id="174" w:author="phoebe" w:date="2018-11-02T12:14:00Z">
            <w:r>
              <w:rPr>
                <w:rStyle w:val="27"/>
              </w:rPr>
              <w:instrText xml:space="preserve"> </w:instrText>
            </w:r>
          </w:ins>
          <w:ins w:id="175" w:author="phoebe" w:date="2018-11-02T12:14:00Z">
            <w:r>
              <w:rPr/>
              <w:instrText xml:space="preserve">HYPERLINK \l "_Toc528924188"</w:instrText>
            </w:r>
          </w:ins>
          <w:ins w:id="176" w:author="phoebe" w:date="2018-11-02T12:14:00Z">
            <w:r>
              <w:rPr>
                <w:rStyle w:val="27"/>
              </w:rPr>
              <w:instrText xml:space="preserve"> </w:instrText>
            </w:r>
          </w:ins>
          <w:ins w:id="177" w:author="phoebe" w:date="2018-11-02T12:14:00Z">
            <w:r>
              <w:rPr>
                <w:rStyle w:val="27"/>
              </w:rPr>
              <w:fldChar w:fldCharType="separate"/>
            </w:r>
          </w:ins>
          <w:ins w:id="178" w:author="phoebe" w:date="2018-11-02T12:14:00Z">
            <w:r>
              <w:rPr>
                <w:rStyle w:val="27"/>
              </w:rPr>
              <w:t>2.5</w:t>
            </w:r>
          </w:ins>
          <w:ins w:id="179" w:author="phoebe" w:date="2018-11-02T12:14:00Z">
            <w:r>
              <w:rPr>
                <w:b w:val="0"/>
                <w:sz w:val="24"/>
                <w:szCs w:val="24"/>
              </w:rPr>
              <w:tab/>
            </w:r>
          </w:ins>
          <w:ins w:id="180" w:author="phoebe" w:date="2018-11-02T12:14:00Z">
            <w:r>
              <w:rPr>
                <w:rStyle w:val="27"/>
                <w:rFonts w:ascii="仿宋" w:hAnsi="仿宋" w:eastAsia="仿宋"/>
              </w:rPr>
              <w:t>活动规则</w:t>
            </w:r>
          </w:ins>
          <w:ins w:id="181" w:author="phoebe" w:date="2018-11-02T12:14:00Z">
            <w:r>
              <w:rPr/>
              <w:tab/>
            </w:r>
          </w:ins>
          <w:ins w:id="182" w:author="phoebe" w:date="2018-11-02T12:14:00Z">
            <w:r>
              <w:rPr/>
              <w:fldChar w:fldCharType="begin"/>
            </w:r>
          </w:ins>
          <w:ins w:id="183" w:author="phoebe" w:date="2018-11-02T12:14:00Z">
            <w:r>
              <w:rPr/>
              <w:instrText xml:space="preserve"> PAGEREF _Toc528924188 \h </w:instrText>
            </w:r>
          </w:ins>
          <w:r>
            <w:fldChar w:fldCharType="separate"/>
          </w:r>
          <w:ins w:id="184" w:author="phoebe" w:date="2018-11-02T12:14:00Z">
            <w:r>
              <w:rPr/>
              <w:t>4</w:t>
            </w:r>
          </w:ins>
          <w:ins w:id="185" w:author="phoebe" w:date="2018-11-02T12:14:00Z">
            <w:r>
              <w:rPr/>
              <w:fldChar w:fldCharType="end"/>
            </w:r>
          </w:ins>
          <w:ins w:id="186" w:author="phoebe" w:date="2018-11-02T12:14:00Z">
            <w:r>
              <w:rPr>
                <w:rStyle w:val="27"/>
              </w:rPr>
              <w:fldChar w:fldCharType="end"/>
            </w:r>
          </w:ins>
        </w:p>
        <w:p>
          <w:pPr>
            <w:pStyle w:val="23"/>
            <w:tabs>
              <w:tab w:val="left" w:pos="840"/>
              <w:tab w:val="right" w:leader="dot" w:pos="8302"/>
            </w:tabs>
            <w:rPr>
              <w:ins w:id="187" w:author="phoebe" w:date="2018-11-02T12:14:00Z"/>
              <w:b w:val="0"/>
              <w:sz w:val="24"/>
              <w:szCs w:val="24"/>
            </w:rPr>
          </w:pPr>
          <w:ins w:id="188" w:author="phoebe" w:date="2018-11-02T12:14:00Z">
            <w:r>
              <w:rPr>
                <w:rStyle w:val="27"/>
              </w:rPr>
              <w:fldChar w:fldCharType="begin"/>
            </w:r>
          </w:ins>
          <w:ins w:id="189" w:author="phoebe" w:date="2018-11-02T12:14:00Z">
            <w:r>
              <w:rPr>
                <w:rStyle w:val="27"/>
              </w:rPr>
              <w:instrText xml:space="preserve"> </w:instrText>
            </w:r>
          </w:ins>
          <w:ins w:id="190" w:author="phoebe" w:date="2018-11-02T12:14:00Z">
            <w:r>
              <w:rPr/>
              <w:instrText xml:space="preserve">HYPERLINK \l "_Toc528924189"</w:instrText>
            </w:r>
          </w:ins>
          <w:ins w:id="191" w:author="phoebe" w:date="2018-11-02T12:14:00Z">
            <w:r>
              <w:rPr>
                <w:rStyle w:val="27"/>
              </w:rPr>
              <w:instrText xml:space="preserve"> </w:instrText>
            </w:r>
          </w:ins>
          <w:ins w:id="192" w:author="phoebe" w:date="2018-11-02T12:14:00Z">
            <w:r>
              <w:rPr>
                <w:rStyle w:val="27"/>
              </w:rPr>
              <w:fldChar w:fldCharType="separate"/>
            </w:r>
          </w:ins>
          <w:ins w:id="193" w:author="phoebe" w:date="2018-11-02T12:14:00Z">
            <w:r>
              <w:rPr>
                <w:rStyle w:val="27"/>
                <w:rFonts w:ascii="仿宋" w:hAnsi="仿宋" w:eastAsia="仿宋"/>
              </w:rPr>
              <w:t>2.6</w:t>
            </w:r>
          </w:ins>
          <w:ins w:id="194" w:author="phoebe" w:date="2018-11-02T12:14:00Z">
            <w:r>
              <w:rPr>
                <w:b w:val="0"/>
                <w:sz w:val="24"/>
                <w:szCs w:val="24"/>
              </w:rPr>
              <w:tab/>
            </w:r>
          </w:ins>
          <w:ins w:id="195" w:author="phoebe" w:date="2018-11-02T12:14:00Z">
            <w:r>
              <w:rPr>
                <w:rStyle w:val="27"/>
                <w:rFonts w:ascii="仿宋" w:hAnsi="仿宋" w:eastAsia="仿宋"/>
              </w:rPr>
              <w:t>分享相关标题描述</w:t>
            </w:r>
          </w:ins>
          <w:ins w:id="196" w:author="phoebe" w:date="2018-11-02T12:14:00Z">
            <w:r>
              <w:rPr/>
              <w:tab/>
            </w:r>
          </w:ins>
          <w:ins w:id="197" w:author="phoebe" w:date="2018-11-02T12:14:00Z">
            <w:r>
              <w:rPr/>
              <w:fldChar w:fldCharType="begin"/>
            </w:r>
          </w:ins>
          <w:ins w:id="198" w:author="phoebe" w:date="2018-11-02T12:14:00Z">
            <w:r>
              <w:rPr/>
              <w:instrText xml:space="preserve"> PAGEREF _Toc528924189 \h </w:instrText>
            </w:r>
          </w:ins>
          <w:r>
            <w:fldChar w:fldCharType="separate"/>
          </w:r>
          <w:ins w:id="199" w:author="phoebe" w:date="2018-11-02T12:14:00Z">
            <w:r>
              <w:rPr/>
              <w:t>5</w:t>
            </w:r>
          </w:ins>
          <w:ins w:id="200" w:author="phoebe" w:date="2018-11-02T12:14:00Z">
            <w:r>
              <w:rPr/>
              <w:fldChar w:fldCharType="end"/>
            </w:r>
          </w:ins>
          <w:ins w:id="201" w:author="phoebe" w:date="2018-11-02T12:14:00Z">
            <w:r>
              <w:rPr>
                <w:rStyle w:val="27"/>
              </w:rPr>
              <w:fldChar w:fldCharType="end"/>
            </w:r>
          </w:ins>
        </w:p>
        <w:p>
          <w:pPr>
            <w:pStyle w:val="20"/>
            <w:tabs>
              <w:tab w:val="left" w:pos="630"/>
              <w:tab w:val="right" w:leader="dot" w:pos="8302"/>
            </w:tabs>
            <w:rPr>
              <w:del w:id="202" w:author="phoebe" w:date="2018-11-02T12:14:00Z"/>
              <w:b w:val="0"/>
            </w:rPr>
          </w:pPr>
          <w:del w:id="203" w:author="phoebe" w:date="2018-11-02T12:14:00Z">
            <w:r>
              <w:rPr>
                <w:rStyle w:val="25"/>
                <w:rFonts w:ascii="仿宋" w:hAnsi="仿宋" w:eastAsia="仿宋"/>
                <w:rPrChange w:id="204" w:author="phoebe" w:date="2018-11-02T12:14:00Z">
                  <w:rPr>
                    <w:rStyle w:val="27"/>
                    <w:rFonts w:ascii="仿宋" w:hAnsi="仿宋" w:eastAsia="仿宋"/>
                  </w:rPr>
                </w:rPrChange>
              </w:rPr>
              <w:delText>1</w:delText>
            </w:r>
          </w:del>
          <w:del w:id="205" w:author="phoebe" w:date="2018-11-02T12:14:00Z">
            <w:r>
              <w:rPr>
                <w:b w:val="0"/>
              </w:rPr>
              <w:tab/>
            </w:r>
          </w:del>
          <w:del w:id="206" w:author="phoebe" w:date="2018-11-02T12:14:00Z">
            <w:r>
              <w:rPr>
                <w:rStyle w:val="25"/>
                <w:rFonts w:ascii="仿宋" w:hAnsi="仿宋" w:eastAsia="仿宋"/>
                <w:rPrChange w:id="207" w:author="phoebe" w:date="2018-11-02T12:14:00Z">
                  <w:rPr>
                    <w:rStyle w:val="27"/>
                    <w:rFonts w:ascii="仿宋" w:hAnsi="仿宋" w:eastAsia="仿宋"/>
                  </w:rPr>
                </w:rPrChange>
              </w:rPr>
              <w:delText>需求概述</w:delText>
            </w:r>
          </w:del>
          <w:del w:id="208" w:author="phoebe" w:date="2018-11-02T12:14:00Z">
            <w:r>
              <w:rPr/>
              <w:tab/>
            </w:r>
          </w:del>
          <w:del w:id="209" w:author="phoebe" w:date="2018-11-02T12:14:00Z">
            <w:r>
              <w:rPr/>
              <w:delText>1</w:delText>
            </w:r>
          </w:del>
        </w:p>
        <w:p>
          <w:pPr>
            <w:pStyle w:val="20"/>
            <w:tabs>
              <w:tab w:val="left" w:pos="630"/>
              <w:tab w:val="right" w:leader="dot" w:pos="8302"/>
            </w:tabs>
            <w:rPr>
              <w:del w:id="210" w:author="phoebe" w:date="2018-11-02T12:14:00Z"/>
              <w:b w:val="0"/>
            </w:rPr>
          </w:pPr>
          <w:del w:id="211" w:author="phoebe" w:date="2018-11-02T12:14:00Z">
            <w:r>
              <w:rPr>
                <w:rStyle w:val="25"/>
                <w:rFonts w:ascii="仿宋" w:hAnsi="仿宋" w:eastAsia="仿宋"/>
                <w:rPrChange w:id="212" w:author="phoebe" w:date="2018-11-02T12:14:00Z">
                  <w:rPr>
                    <w:rStyle w:val="27"/>
                    <w:rFonts w:ascii="仿宋" w:hAnsi="仿宋" w:eastAsia="仿宋"/>
                  </w:rPr>
                </w:rPrChange>
              </w:rPr>
              <w:delText>2</w:delText>
            </w:r>
          </w:del>
          <w:del w:id="213" w:author="phoebe" w:date="2018-11-02T12:14:00Z">
            <w:r>
              <w:rPr>
                <w:b w:val="0"/>
              </w:rPr>
              <w:tab/>
            </w:r>
          </w:del>
          <w:del w:id="214" w:author="phoebe" w:date="2018-11-02T12:14:00Z">
            <w:r>
              <w:rPr>
                <w:rStyle w:val="25"/>
                <w:rFonts w:ascii="仿宋" w:hAnsi="仿宋" w:eastAsia="仿宋"/>
                <w:rPrChange w:id="215" w:author="phoebe" w:date="2018-11-02T12:14:00Z">
                  <w:rPr>
                    <w:rStyle w:val="27"/>
                    <w:rFonts w:ascii="仿宋" w:hAnsi="仿宋" w:eastAsia="仿宋"/>
                  </w:rPr>
                </w:rPrChange>
              </w:rPr>
              <w:delText>需求详述</w:delText>
            </w:r>
          </w:del>
          <w:del w:id="216" w:author="phoebe" w:date="2018-11-02T12:14:00Z">
            <w:r>
              <w:rPr/>
              <w:tab/>
            </w:r>
          </w:del>
          <w:del w:id="217" w:author="phoebe" w:date="2018-11-02T12:14:00Z">
            <w:r>
              <w:rPr/>
              <w:delText>1</w:delText>
            </w:r>
          </w:del>
        </w:p>
        <w:p>
          <w:pPr>
            <w:pStyle w:val="23"/>
            <w:tabs>
              <w:tab w:val="left" w:pos="840"/>
              <w:tab w:val="right" w:leader="dot" w:pos="8302"/>
            </w:tabs>
            <w:rPr>
              <w:del w:id="218" w:author="phoebe" w:date="2018-11-02T12:14:00Z"/>
              <w:b w:val="0"/>
              <w:sz w:val="24"/>
              <w:szCs w:val="24"/>
            </w:rPr>
          </w:pPr>
          <w:del w:id="219" w:author="phoebe" w:date="2018-11-02T12:14:00Z">
            <w:r>
              <w:rPr>
                <w:rStyle w:val="25"/>
                <w:rPrChange w:id="220" w:author="phoebe" w:date="2018-11-02T12:14:00Z">
                  <w:rPr>
                    <w:rStyle w:val="27"/>
                  </w:rPr>
                </w:rPrChange>
              </w:rPr>
              <w:delText>2.1</w:delText>
            </w:r>
          </w:del>
          <w:del w:id="221" w:author="phoebe" w:date="2018-11-02T12:14:00Z">
            <w:r>
              <w:rPr>
                <w:b w:val="0"/>
                <w:sz w:val="24"/>
                <w:szCs w:val="24"/>
              </w:rPr>
              <w:tab/>
            </w:r>
          </w:del>
          <w:del w:id="222" w:author="phoebe" w:date="2018-11-02T12:14:00Z">
            <w:r>
              <w:rPr>
                <w:rStyle w:val="25"/>
                <w:rFonts w:ascii="仿宋" w:hAnsi="仿宋" w:eastAsia="仿宋"/>
                <w:rPrChange w:id="223" w:author="phoebe" w:date="2018-11-02T12:14:00Z">
                  <w:rPr>
                    <w:rStyle w:val="27"/>
                    <w:rFonts w:ascii="仿宋" w:hAnsi="仿宋" w:eastAsia="仿宋"/>
                  </w:rPr>
                </w:rPrChange>
              </w:rPr>
              <w:delText>落地页</w:delText>
            </w:r>
          </w:del>
          <w:del w:id="224" w:author="phoebe" w:date="2018-11-02T12:14:00Z">
            <w:r>
              <w:rPr/>
              <w:tab/>
            </w:r>
          </w:del>
          <w:del w:id="225" w:author="phoebe" w:date="2018-11-02T12:14:00Z">
            <w:r>
              <w:rPr/>
              <w:delText>1</w:delText>
            </w:r>
          </w:del>
        </w:p>
        <w:p>
          <w:pPr>
            <w:pStyle w:val="23"/>
            <w:tabs>
              <w:tab w:val="left" w:pos="840"/>
              <w:tab w:val="right" w:leader="dot" w:pos="8302"/>
            </w:tabs>
            <w:rPr>
              <w:del w:id="226" w:author="phoebe" w:date="2018-11-02T12:14:00Z"/>
              <w:b w:val="0"/>
              <w:sz w:val="24"/>
              <w:szCs w:val="24"/>
            </w:rPr>
          </w:pPr>
          <w:del w:id="227" w:author="phoebe" w:date="2018-11-02T12:14:00Z">
            <w:r>
              <w:rPr>
                <w:rStyle w:val="25"/>
                <w:rPrChange w:id="228" w:author="phoebe" w:date="2018-11-02T12:14:00Z">
                  <w:rPr>
                    <w:rStyle w:val="27"/>
                  </w:rPr>
                </w:rPrChange>
              </w:rPr>
              <w:delText>2.2</w:delText>
            </w:r>
          </w:del>
          <w:del w:id="229" w:author="phoebe" w:date="2018-11-02T12:14:00Z">
            <w:r>
              <w:rPr>
                <w:b w:val="0"/>
                <w:sz w:val="24"/>
                <w:szCs w:val="24"/>
              </w:rPr>
              <w:tab/>
            </w:r>
          </w:del>
          <w:del w:id="230" w:author="phoebe" w:date="2018-11-02T12:14:00Z">
            <w:r>
              <w:rPr>
                <w:rStyle w:val="25"/>
                <w:rFonts w:ascii="仿宋" w:hAnsi="仿宋" w:eastAsia="仿宋"/>
                <w:rPrChange w:id="231" w:author="phoebe" w:date="2018-11-02T12:14:00Z">
                  <w:rPr>
                    <w:rStyle w:val="27"/>
                    <w:rFonts w:ascii="仿宋" w:hAnsi="仿宋" w:eastAsia="仿宋"/>
                  </w:rPr>
                </w:rPrChange>
              </w:rPr>
              <w:delText>游戏页面</w:delText>
            </w:r>
          </w:del>
          <w:del w:id="232" w:author="phoebe" w:date="2018-11-02T12:14:00Z">
            <w:r>
              <w:rPr/>
              <w:tab/>
            </w:r>
          </w:del>
          <w:del w:id="233" w:author="phoebe" w:date="2018-11-02T12:14:00Z">
            <w:r>
              <w:rPr/>
              <w:delText>2</w:delText>
            </w:r>
          </w:del>
        </w:p>
        <w:p>
          <w:pPr>
            <w:pStyle w:val="23"/>
            <w:tabs>
              <w:tab w:val="left" w:pos="840"/>
              <w:tab w:val="right" w:leader="dot" w:pos="8302"/>
            </w:tabs>
            <w:rPr>
              <w:del w:id="234" w:author="phoebe" w:date="2018-11-02T12:14:00Z"/>
              <w:b w:val="0"/>
              <w:sz w:val="24"/>
              <w:szCs w:val="24"/>
            </w:rPr>
          </w:pPr>
          <w:del w:id="235" w:author="phoebe" w:date="2018-11-02T12:14:00Z">
            <w:r>
              <w:rPr>
                <w:rStyle w:val="25"/>
                <w:rPrChange w:id="236" w:author="phoebe" w:date="2018-11-02T12:14:00Z">
                  <w:rPr>
                    <w:rStyle w:val="27"/>
                  </w:rPr>
                </w:rPrChange>
              </w:rPr>
              <w:delText>2.3</w:delText>
            </w:r>
          </w:del>
          <w:del w:id="237" w:author="phoebe" w:date="2018-11-02T12:14:00Z">
            <w:r>
              <w:rPr>
                <w:b w:val="0"/>
                <w:sz w:val="24"/>
                <w:szCs w:val="24"/>
              </w:rPr>
              <w:tab/>
            </w:r>
          </w:del>
          <w:del w:id="238" w:author="phoebe" w:date="2018-11-02T12:14:00Z">
            <w:r>
              <w:rPr>
                <w:rStyle w:val="25"/>
                <w:rFonts w:ascii="仿宋" w:hAnsi="仿宋" w:eastAsia="仿宋"/>
                <w:rPrChange w:id="239" w:author="phoebe" w:date="2018-11-02T12:14:00Z">
                  <w:rPr>
                    <w:rStyle w:val="27"/>
                    <w:rFonts w:ascii="仿宋" w:hAnsi="仿宋" w:eastAsia="仿宋"/>
                  </w:rPr>
                </w:rPrChange>
              </w:rPr>
              <w:delText>商店</w:delText>
            </w:r>
          </w:del>
          <w:del w:id="240" w:author="phoebe" w:date="2018-11-02T12:14:00Z">
            <w:r>
              <w:rPr/>
              <w:tab/>
            </w:r>
          </w:del>
          <w:del w:id="241" w:author="phoebe" w:date="2018-11-02T12:14:00Z">
            <w:r>
              <w:rPr/>
              <w:delText>2</w:delText>
            </w:r>
          </w:del>
        </w:p>
        <w:p>
          <w:pPr>
            <w:pStyle w:val="23"/>
            <w:tabs>
              <w:tab w:val="left" w:pos="840"/>
              <w:tab w:val="right" w:leader="dot" w:pos="8302"/>
            </w:tabs>
            <w:rPr>
              <w:del w:id="242" w:author="phoebe" w:date="2018-11-02T12:14:00Z"/>
              <w:b w:val="0"/>
              <w:sz w:val="24"/>
              <w:szCs w:val="24"/>
            </w:rPr>
          </w:pPr>
          <w:del w:id="243" w:author="phoebe" w:date="2018-11-02T12:14:00Z">
            <w:r>
              <w:rPr>
                <w:rStyle w:val="25"/>
                <w:rPrChange w:id="244" w:author="phoebe" w:date="2018-11-02T12:14:00Z">
                  <w:rPr>
                    <w:rStyle w:val="27"/>
                  </w:rPr>
                </w:rPrChange>
              </w:rPr>
              <w:delText>2.4</w:delText>
            </w:r>
          </w:del>
          <w:del w:id="245" w:author="phoebe" w:date="2018-11-02T12:14:00Z">
            <w:r>
              <w:rPr>
                <w:b w:val="0"/>
                <w:sz w:val="24"/>
                <w:szCs w:val="24"/>
              </w:rPr>
              <w:tab/>
            </w:r>
          </w:del>
          <w:del w:id="246" w:author="phoebe" w:date="2018-11-02T12:14:00Z">
            <w:r>
              <w:rPr>
                <w:rStyle w:val="25"/>
                <w:rFonts w:ascii="仿宋" w:hAnsi="仿宋" w:eastAsia="仿宋"/>
                <w:rPrChange w:id="247" w:author="phoebe" w:date="2018-11-02T12:14:00Z">
                  <w:rPr>
                    <w:rStyle w:val="27"/>
                    <w:rFonts w:ascii="仿宋" w:hAnsi="仿宋" w:eastAsia="仿宋"/>
                  </w:rPr>
                </w:rPrChange>
              </w:rPr>
              <w:delText>兑换记录</w:delText>
            </w:r>
          </w:del>
          <w:del w:id="248" w:author="phoebe" w:date="2018-11-02T12:14:00Z">
            <w:r>
              <w:rPr/>
              <w:tab/>
            </w:r>
          </w:del>
          <w:del w:id="249" w:author="phoebe" w:date="2018-11-02T12:14:00Z">
            <w:r>
              <w:rPr/>
              <w:delText>3</w:delText>
            </w:r>
          </w:del>
        </w:p>
        <w:p>
          <w:pPr>
            <w:pStyle w:val="23"/>
            <w:tabs>
              <w:tab w:val="left" w:pos="840"/>
              <w:tab w:val="right" w:leader="dot" w:pos="8302"/>
            </w:tabs>
            <w:rPr>
              <w:del w:id="250" w:author="phoebe" w:date="2018-11-02T12:14:00Z"/>
              <w:b w:val="0"/>
              <w:sz w:val="24"/>
              <w:szCs w:val="24"/>
            </w:rPr>
          </w:pPr>
          <w:del w:id="251" w:author="phoebe" w:date="2018-11-02T12:14:00Z">
            <w:r>
              <w:rPr>
                <w:rStyle w:val="25"/>
                <w:rFonts w:ascii="仿宋" w:hAnsi="仿宋" w:eastAsia="仿宋"/>
                <w:rPrChange w:id="252" w:author="phoebe" w:date="2018-11-02T12:14:00Z">
                  <w:rPr>
                    <w:rStyle w:val="27"/>
                    <w:rFonts w:ascii="仿宋" w:hAnsi="仿宋" w:eastAsia="仿宋"/>
                  </w:rPr>
                </w:rPrChange>
              </w:rPr>
              <w:delText>2.5</w:delText>
            </w:r>
          </w:del>
          <w:del w:id="253" w:author="phoebe" w:date="2018-11-02T12:14:00Z">
            <w:r>
              <w:rPr>
                <w:b w:val="0"/>
                <w:sz w:val="24"/>
                <w:szCs w:val="24"/>
              </w:rPr>
              <w:tab/>
            </w:r>
          </w:del>
          <w:del w:id="254" w:author="phoebe" w:date="2018-11-02T12:14:00Z">
            <w:r>
              <w:rPr>
                <w:rStyle w:val="25"/>
                <w:rFonts w:ascii="仿宋" w:hAnsi="仿宋" w:eastAsia="仿宋"/>
                <w:rPrChange w:id="255" w:author="phoebe" w:date="2018-11-02T12:14:00Z">
                  <w:rPr>
                    <w:rStyle w:val="27"/>
                    <w:rFonts w:ascii="仿宋" w:hAnsi="仿宋" w:eastAsia="仿宋"/>
                  </w:rPr>
                </w:rPrChange>
              </w:rPr>
              <w:delText>分享相关标题描述</w:delText>
            </w:r>
          </w:del>
          <w:del w:id="256" w:author="phoebe" w:date="2018-11-02T12:14:00Z">
            <w:r>
              <w:rPr/>
              <w:tab/>
            </w:r>
          </w:del>
          <w:del w:id="257" w:author="phoebe" w:date="2018-11-02T12:14:00Z">
            <w:r>
              <w:rPr/>
              <w:delText>3</w:delText>
            </w:r>
          </w:del>
        </w:p>
        <w:p>
          <w:r>
            <w:rPr>
              <w:bCs/>
            </w:rPr>
            <w:fldChar w:fldCharType="end"/>
          </w:r>
        </w:p>
      </w:sdtContent>
    </w:sdt>
    <w:p>
      <w:pPr>
        <w:sectPr>
          <w:headerReference r:id="rId3" w:type="default"/>
          <w:pgSz w:w="11906" w:h="16838"/>
          <w:pgMar w:top="1865" w:right="1797" w:bottom="1440" w:left="1797" w:header="851" w:footer="1134" w:gutter="0"/>
          <w:cols w:space="425" w:num="1"/>
          <w:docGrid w:type="lines" w:linePitch="312" w:charSpace="0"/>
        </w:sectPr>
      </w:pPr>
    </w:p>
    <w:p>
      <w:pPr>
        <w:pStyle w:val="2"/>
        <w:rPr>
          <w:rFonts w:ascii="仿宋" w:hAnsi="仿宋" w:eastAsia="仿宋"/>
          <w:sz w:val="28"/>
          <w:szCs w:val="28"/>
        </w:rPr>
      </w:pPr>
      <w:bookmarkStart w:id="0" w:name="_Toc528924182"/>
      <w:bookmarkStart w:id="1" w:name="_Toc405384359"/>
      <w:bookmarkStart w:id="2" w:name="_Toc402892286"/>
      <w:bookmarkStart w:id="3" w:name="_Toc491095496"/>
      <w:r>
        <w:rPr>
          <w:rFonts w:hint="eastAsia" w:ascii="仿宋" w:hAnsi="仿宋" w:eastAsia="仿宋"/>
          <w:sz w:val="28"/>
          <w:szCs w:val="28"/>
        </w:rPr>
        <w:t>需求概述</w:t>
      </w:r>
      <w:bookmarkEnd w:id="0"/>
      <w:bookmarkEnd w:id="1"/>
      <w:bookmarkEnd w:id="2"/>
      <w:bookmarkEnd w:id="3"/>
    </w:p>
    <w:p>
      <w:pPr>
        <w:spacing w:line="360" w:lineRule="auto"/>
        <w:ind w:firstLine="425"/>
        <w:rPr>
          <w:rFonts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为提高“高中单词通、高考王者、错题本”三款产品用户活跃度，策划“中国式家长打工季”运营活动。  “中国式家长打工季”运营活动</w:t>
      </w:r>
      <w:r>
        <w:rPr>
          <w:rFonts w:ascii="仿宋" w:hAnsi="仿宋" w:eastAsia="仿宋"/>
          <w:sz w:val="24"/>
          <w:szCs w:val="24"/>
        </w:rPr>
        <w:t>从各省客户端banner</w:t>
      </w:r>
      <w:r>
        <w:rPr>
          <w:rFonts w:hint="eastAsia" w:ascii="仿宋" w:hAnsi="仿宋" w:eastAsia="仿宋"/>
          <w:sz w:val="24"/>
          <w:szCs w:val="24"/>
        </w:rPr>
        <w:t>进</w:t>
      </w:r>
      <w:r>
        <w:rPr>
          <w:rFonts w:ascii="仿宋" w:hAnsi="仿宋" w:eastAsia="仿宋"/>
          <w:sz w:val="24"/>
          <w:szCs w:val="24"/>
        </w:rPr>
        <w:t>入活动主</w:t>
      </w:r>
      <w:r>
        <w:rPr>
          <w:rFonts w:hint="eastAsia" w:ascii="仿宋" w:hAnsi="仿宋" w:eastAsia="仿宋"/>
          <w:sz w:val="24"/>
          <w:szCs w:val="24"/>
        </w:rPr>
        <w:t>落</w:t>
      </w:r>
      <w:r>
        <w:rPr>
          <w:rFonts w:ascii="仿宋" w:hAnsi="仿宋" w:eastAsia="仿宋"/>
          <w:sz w:val="24"/>
          <w:szCs w:val="24"/>
        </w:rPr>
        <w:t>地页</w:t>
      </w:r>
      <w:r>
        <w:rPr>
          <w:rFonts w:hint="eastAsia" w:ascii="仿宋" w:hAnsi="仿宋" w:eastAsia="仿宋"/>
          <w:sz w:val="24"/>
          <w:szCs w:val="24"/>
        </w:rPr>
        <w:t>。</w:t>
      </w:r>
    </w:p>
    <w:p>
      <w:pPr>
        <w:spacing w:line="360" w:lineRule="auto"/>
        <w:ind w:firstLine="425"/>
        <w:rPr>
          <w:rFonts w:ascii="仿宋" w:hAnsi="仿宋" w:eastAsia="仿宋"/>
          <w:sz w:val="24"/>
          <w:szCs w:val="24"/>
        </w:rPr>
      </w:pPr>
    </w:p>
    <w:p>
      <w:pPr>
        <w:widowControl/>
        <w:jc w:val="left"/>
        <w:rPr>
          <w:rFonts w:eastAsia="Times New Roman"/>
          <w:kern w:val="0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原型地址：</w:t>
      </w:r>
      <w:r>
        <w:fldChar w:fldCharType="begin"/>
      </w:r>
      <w:r>
        <w:instrText xml:space="preserve"> HYPERLINK "https://cmccsiedu.github.io/CHYY/" \t "_blank" </w:instrText>
      </w:r>
      <w:r>
        <w:fldChar w:fldCharType="separate"/>
      </w:r>
      <w:r>
        <w:rPr>
          <w:rStyle w:val="27"/>
          <w:rFonts w:hint="eastAsia" w:ascii="PingFang SC" w:hAnsi="PingFang SC" w:eastAsia="PingFang SC"/>
          <w:szCs w:val="21"/>
          <w:shd w:val="clear" w:color="auto" w:fill="FFFFFF"/>
        </w:rPr>
        <w:t>https://cmccsiedu.github.io/CHYY/</w:t>
      </w:r>
      <w:r>
        <w:rPr>
          <w:rFonts w:hint="eastAsia" w:ascii="PingFang SC" w:hAnsi="PingFang SC" w:eastAsia="PingFang SC"/>
          <w:color w:val="0000FF"/>
          <w:szCs w:val="21"/>
          <w:u w:val="single"/>
          <w:shd w:val="clear" w:color="auto" w:fill="FFFFFF"/>
        </w:rPr>
        <w:br w:type="textWrapping"/>
      </w:r>
      <w:r>
        <w:rPr>
          <w:rFonts w:hint="eastAsia" w:ascii="PingFang SC" w:hAnsi="PingFang SC" w:eastAsia="PingFang SC"/>
          <w:color w:val="0000FF"/>
          <w:szCs w:val="21"/>
          <w:u w:val="single"/>
          <w:shd w:val="clear" w:color="auto" w:fill="FFFFFF"/>
        </w:rPr>
        <w:fldChar w:fldCharType="end"/>
      </w:r>
    </w:p>
    <w:p>
      <w:pPr>
        <w:pStyle w:val="2"/>
        <w:rPr>
          <w:rFonts w:ascii="仿宋" w:hAnsi="仿宋" w:eastAsia="仿宋"/>
          <w:sz w:val="28"/>
          <w:szCs w:val="28"/>
        </w:rPr>
      </w:pPr>
      <w:bookmarkStart w:id="4" w:name="_Toc528924183"/>
      <w:r>
        <w:rPr>
          <w:rFonts w:hint="eastAsia" w:ascii="仿宋" w:hAnsi="仿宋" w:eastAsia="仿宋"/>
          <w:sz w:val="28"/>
          <w:szCs w:val="28"/>
        </w:rPr>
        <w:t>需求详述</w:t>
      </w:r>
      <w:bookmarkEnd w:id="4"/>
    </w:p>
    <w:p>
      <w:pPr>
        <w:pStyle w:val="4"/>
      </w:pPr>
      <w:bookmarkStart w:id="5" w:name="_Toc527974060"/>
      <w:bookmarkEnd w:id="5"/>
      <w:bookmarkStart w:id="6" w:name="_Toc527974059"/>
      <w:bookmarkEnd w:id="6"/>
      <w:bookmarkStart w:id="7" w:name="_Toc528924184"/>
      <w:r>
        <w:rPr>
          <w:rFonts w:hint="eastAsia" w:ascii="仿宋" w:hAnsi="仿宋" w:eastAsia="仿宋"/>
          <w:sz w:val="24"/>
          <w:szCs w:val="24"/>
        </w:rPr>
        <w:t>落地页</w:t>
      </w:r>
      <w:bookmarkEnd w:id="7"/>
    </w:p>
    <w:p>
      <w:pPr>
        <w:pStyle w:val="3"/>
        <w:ind w:firstLine="0" w:firstLineChars="0"/>
      </w:pPr>
      <w:del w:id="258" w:author="phoebe" w:date="2018-11-05T13:55:00Z">
        <w:r>
          <w:rPr/>
          <w:drawing>
            <wp:inline distT="0" distB="0" distL="0" distR="0">
              <wp:extent cx="1845945" cy="4422140"/>
              <wp:effectExtent l="0" t="0" r="0" b="0"/>
              <wp:docPr id="1" name="图片 1" descr="5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图片 1" descr="5.png"/>
                      <pic:cNvPicPr>
                        <a:picLocks noChangeAspect="1" noChangeArrowheads="1"/>
                      </pic:cNvPicPr>
                    </pic:nvPicPr>
                    <pic:blipFill>
                      <a:blip r:embed="rId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848393" cy="442811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  <w:ins w:id="260" w:author="phoebe" w:date="2018-11-02T11:18:00Z">
        <w:r>
          <w:rPr>
            <w:rFonts w:hint="eastAsia"/>
          </w:rPr>
          <w:t xml:space="preserve">  </w:t>
        </w:r>
      </w:ins>
      <w:ins w:id="261" w:author="phoebe" w:date="2018-11-05T13:55:00Z">
        <w:r>
          <w:rPr/>
          <w:drawing>
            <wp:inline distT="0" distB="0" distL="0" distR="0">
              <wp:extent cx="1917700" cy="6938645"/>
              <wp:effectExtent l="0" t="0" r="0" b="0"/>
              <wp:docPr id="14" name="图片 14" descr="../2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" name="图片 14" descr="../2.png"/>
                      <pic:cNvPicPr>
                        <a:picLocks noChangeAspect="1" noChangeArrowheads="1"/>
                      </pic:cNvPicPr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22404" cy="695596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ins w:id="263" w:author="phoebe" w:date="2018-11-02T11:18:00Z">
        <w:r>
          <w:rPr>
            <w:rFonts w:hint="eastAsia"/>
          </w:rPr>
          <w:t xml:space="preserve">   </w:t>
        </w:r>
      </w:ins>
    </w:p>
    <w:p>
      <w:pPr>
        <w:pStyle w:val="3"/>
        <w:ind w:firstLine="0" w:firstLineChars="0"/>
      </w:pPr>
    </w:p>
    <w:p>
      <w:pPr>
        <w:pStyle w:val="3"/>
        <w:ind w:firstLine="0" w:firstLineChars="0"/>
      </w:pPr>
    </w:p>
    <w:p>
      <w:pPr>
        <w:pStyle w:val="3"/>
        <w:numPr>
          <w:ilvl w:val="0"/>
          <w:numId w:val="3"/>
        </w:numPr>
        <w:ind w:firstLineChars="0"/>
      </w:pPr>
      <w:r>
        <w:rPr>
          <w:rFonts w:hint="eastAsia"/>
        </w:rPr>
        <w:t xml:space="preserve">用户从和教育或各省banner渠道通过鉴权登录进入主落地页； </w:t>
      </w:r>
    </w:p>
    <w:p>
      <w:pPr>
        <w:pStyle w:val="3"/>
        <w:numPr>
          <w:ilvl w:val="0"/>
          <w:numId w:val="3"/>
        </w:numPr>
        <w:ind w:firstLineChars="0"/>
      </w:pPr>
      <w:r>
        <w:rPr>
          <w:rFonts w:hint="eastAsia"/>
        </w:rPr>
        <w:t>用户通过分享H5页面点击“兑换记录”、“</w:t>
      </w:r>
      <w:ins w:id="264" w:author="phoebe" w:date="2018-11-05T13:49:00Z">
        <w:r>
          <w:rPr>
            <w:rFonts w:hint="eastAsia"/>
          </w:rPr>
          <w:t>去赚钱</w:t>
        </w:r>
      </w:ins>
      <w:del w:id="265" w:author="phoebe" w:date="2018-11-05T13:49:00Z">
        <w:r>
          <w:rPr>
            <w:rFonts w:hint="eastAsia"/>
          </w:rPr>
          <w:delText>挣钱</w:delText>
        </w:r>
      </w:del>
      <w:r>
        <w:rPr>
          <w:rFonts w:hint="eastAsia"/>
        </w:rPr>
        <w:t>”、“</w:t>
      </w:r>
      <w:ins w:id="266" w:author="phoebe" w:date="2018-11-05T13:56:00Z">
        <w:r>
          <w:rPr>
            <w:rFonts w:hint="eastAsia"/>
          </w:rPr>
          <w:t>进入三款产品</w:t>
        </w:r>
      </w:ins>
      <w:del w:id="267" w:author="phoebe" w:date="2018-11-05T13:56:00Z">
        <w:r>
          <w:rPr>
            <w:rFonts w:hint="eastAsia"/>
          </w:rPr>
          <w:delText>去体验</w:delText>
        </w:r>
      </w:del>
      <w:r>
        <w:rPr>
          <w:rFonts w:hint="eastAsia"/>
        </w:rPr>
        <w:t>”、“去分享”、</w:t>
      </w:r>
      <w:ins w:id="268" w:author="phoebe" w:date="2018-11-05T13:56:00Z">
        <w:r>
          <w:rPr>
            <w:rFonts w:hint="eastAsia"/>
          </w:rPr>
          <w:t>“</w:t>
        </w:r>
      </w:ins>
      <w:ins w:id="269" w:author="phoebe" w:date="2018-11-05T13:57:00Z">
        <w:r>
          <w:rPr>
            <w:rFonts w:hint="eastAsia"/>
          </w:rPr>
          <w:t>获取</w:t>
        </w:r>
      </w:ins>
      <w:ins w:id="270" w:author="phoebe" w:date="2018-11-05T13:56:00Z">
        <w:r>
          <w:rPr>
            <w:rFonts w:hint="eastAsia"/>
          </w:rPr>
          <w:t>1500</w:t>
        </w:r>
      </w:ins>
      <w:ins w:id="271" w:author="phoebe" w:date="2018-11-05T13:57:00Z">
        <w:r>
          <w:rPr>
            <w:rFonts w:hint="eastAsia"/>
          </w:rPr>
          <w:t>金币</w:t>
        </w:r>
      </w:ins>
      <w:ins w:id="272" w:author="phoebe" w:date="2018-11-05T13:56:00Z">
        <w:r>
          <w:rPr>
            <w:rFonts w:hint="eastAsia"/>
          </w:rPr>
          <w:t>”</w:t>
        </w:r>
      </w:ins>
      <w:r>
        <w:rPr>
          <w:rFonts w:hint="eastAsia"/>
        </w:rPr>
        <w:t>“</w:t>
      </w:r>
      <w:ins w:id="273" w:author="phoebe" w:date="2018-11-05T13:57:00Z">
        <w:r>
          <w:rPr>
            <w:rFonts w:hint="eastAsia"/>
          </w:rPr>
          <w:t>商品</w:t>
        </w:r>
      </w:ins>
      <w:r>
        <w:rPr>
          <w:rFonts w:hint="eastAsia"/>
        </w:rPr>
        <w:t>兑换”按钮鉴权登录；</w:t>
      </w:r>
      <w:ins w:id="274" w:author="phoebe" w:date="2018-11-05T13:57:00Z">
        <w:r>
          <w:rPr>
            <w:rFonts w:hint="eastAsia"/>
          </w:rPr>
          <w:t xml:space="preserve">见左上图红框所示； </w:t>
        </w:r>
      </w:ins>
      <w:del w:id="275" w:author="phoebe" w:date="2018-11-05T13:57:00Z">
        <w:r>
          <w:rPr>
            <w:rFonts w:hint="eastAsia"/>
          </w:rPr>
          <w:delText>用户</w:delText>
        </w:r>
      </w:del>
    </w:p>
    <w:p>
      <w:pPr>
        <w:pStyle w:val="3"/>
        <w:numPr>
          <w:ilvl w:val="0"/>
          <w:numId w:val="3"/>
        </w:numPr>
        <w:ind w:firstLineChars="0"/>
      </w:pPr>
      <w:ins w:id="276" w:author="phoebe" w:date="2018-11-05T13:57:00Z">
        <w:r>
          <w:rPr>
            <w:rFonts w:hint="eastAsia"/>
            <w:b/>
          </w:rPr>
          <w:t>赚钱</w:t>
        </w:r>
      </w:ins>
      <w:del w:id="277" w:author="phoebe" w:date="2018-11-05T13:57:00Z">
        <w:r>
          <w:rPr>
            <w:rFonts w:hint="eastAsia"/>
            <w:b/>
          </w:rPr>
          <w:delText>工作</w:delText>
        </w:r>
      </w:del>
      <w:r>
        <w:rPr>
          <w:rFonts w:hint="eastAsia"/>
          <w:b/>
        </w:rPr>
        <w:t>机会</w:t>
      </w:r>
      <w:r>
        <w:rPr>
          <w:rFonts w:hint="eastAsia"/>
        </w:rPr>
        <w:t>：点击</w:t>
      </w:r>
      <w:ins w:id="278" w:author="phoebe" w:date="2018-11-05T13:58:00Z">
        <w:r>
          <w:rPr>
            <w:rFonts w:hint="eastAsia"/>
          </w:rPr>
          <w:t>体验三款产品</w:t>
        </w:r>
      </w:ins>
      <w:del w:id="279" w:author="phoebe" w:date="2018-11-05T13:58:00Z">
        <w:r>
          <w:rPr>
            <w:rFonts w:hint="eastAsia"/>
          </w:rPr>
          <w:delText>“去体验”按钮</w:delText>
        </w:r>
      </w:del>
      <w:r>
        <w:rPr>
          <w:rFonts w:hint="eastAsia"/>
        </w:rPr>
        <w:t>，完成各科学习辅导神器体验</w:t>
      </w:r>
      <w:ins w:id="280" w:author="phoebe" w:date="2018-11-05T13:59:00Z">
        <w:r>
          <w:rPr>
            <w:rFonts w:hint="eastAsia"/>
          </w:rPr>
          <w:t>产品</w:t>
        </w:r>
      </w:ins>
      <w:del w:id="281" w:author="phoebe" w:date="2018-11-05T13:59:00Z">
        <w:r>
          <w:rPr>
            <w:rFonts w:hint="eastAsia"/>
          </w:rPr>
          <w:delText>任务</w:delText>
        </w:r>
      </w:del>
      <w:r>
        <w:rPr>
          <w:rFonts w:hint="eastAsia"/>
        </w:rPr>
        <w:t>可增加游戏机会，每个</w:t>
      </w:r>
      <w:ins w:id="282" w:author="phoebe" w:date="2018-11-05T14:00:00Z">
        <w:r>
          <w:rPr>
            <w:rFonts w:hint="eastAsia"/>
          </w:rPr>
          <w:t>产品</w:t>
        </w:r>
      </w:ins>
      <w:r>
        <w:rPr>
          <w:rFonts w:hint="eastAsia"/>
        </w:rPr>
        <w:t>任务</w:t>
      </w:r>
      <w:ins w:id="283" w:author="phoebe" w:date="2018-11-05T14:00:00Z">
        <w:r>
          <w:rPr>
            <w:rFonts w:hint="eastAsia"/>
          </w:rPr>
          <w:t>各</w:t>
        </w:r>
      </w:ins>
      <w:r>
        <w:rPr>
          <w:rFonts w:hint="eastAsia"/>
        </w:rPr>
        <w:t>1次，</w:t>
      </w:r>
      <w:ins w:id="284" w:author="phoebe" w:date="2018-11-05T14:02:00Z">
        <w:r>
          <w:rPr>
            <w:rFonts w:hint="eastAsia"/>
          </w:rPr>
          <w:t>通过做任务赚钱每</w:t>
        </w:r>
      </w:ins>
      <w:del w:id="285" w:author="phoebe" w:date="2018-11-05T14:02:00Z">
        <w:r>
          <w:rPr>
            <w:rFonts w:hint="eastAsia"/>
          </w:rPr>
          <w:delText>当</w:delText>
        </w:r>
      </w:del>
      <w:r>
        <w:rPr>
          <w:rFonts w:hint="eastAsia"/>
        </w:rPr>
        <w:t>天最多增加3次</w:t>
      </w:r>
      <w:ins w:id="286" w:author="phoebe" w:date="2018-11-05T14:03:00Z">
        <w:r>
          <w:rPr>
            <w:rFonts w:hint="eastAsia"/>
          </w:rPr>
          <w:t>游戏机会</w:t>
        </w:r>
      </w:ins>
      <w:r>
        <w:rPr>
          <w:rFonts w:hint="eastAsia"/>
        </w:rPr>
        <w:t>；每天24：00后重置游戏机会默认为1</w:t>
      </w:r>
      <w:ins w:id="287" w:author="phoebe" w:date="2018-11-05T13:59:00Z">
        <w:r>
          <w:rPr>
            <w:rFonts w:hint="eastAsia"/>
          </w:rPr>
          <w:t>（每天进入活动默认1次游戏机会）</w:t>
        </w:r>
      </w:ins>
      <w:r>
        <w:rPr>
          <w:rFonts w:hint="eastAsia"/>
        </w:rPr>
        <w:t xml:space="preserve">； </w:t>
      </w:r>
    </w:p>
    <w:p>
      <w:pPr>
        <w:pStyle w:val="3"/>
        <w:numPr>
          <w:ilvl w:val="0"/>
          <w:numId w:val="3"/>
        </w:numPr>
        <w:ind w:firstLineChars="0"/>
      </w:pPr>
      <w:r>
        <w:rPr>
          <w:rFonts w:hint="eastAsia"/>
        </w:rPr>
        <w:t>用户点击“去分享”按钮引导用户右上角分享；用户通过分享可获得1次游戏机会；多次分享累计获得游戏机会次数为1；</w:t>
      </w:r>
    </w:p>
    <w:p>
      <w:pPr>
        <w:pStyle w:val="44"/>
        <w:numPr>
          <w:ilvl w:val="0"/>
          <w:numId w:val="3"/>
        </w:numPr>
        <w:ind w:firstLineChars="0"/>
      </w:pPr>
      <w:r>
        <w:rPr>
          <w:rFonts w:hint="eastAsia"/>
        </w:rPr>
        <w:t>省侧接入活动，APP无分享功能可将分享功能屏蔽；</w:t>
      </w:r>
    </w:p>
    <w:p>
      <w:pPr>
        <w:pStyle w:val="3"/>
        <w:numPr>
          <w:ilvl w:val="0"/>
          <w:numId w:val="3"/>
        </w:numPr>
        <w:ind w:firstLineChars="0"/>
        <w:rPr>
          <w:ins w:id="288" w:author="phoebe" w:date="2018-11-05T14:10:00Z"/>
        </w:rPr>
      </w:pPr>
      <w:r>
        <w:rPr>
          <w:rFonts w:hint="eastAsia"/>
        </w:rPr>
        <w:t>用户挣钱机会为0次时，点击“去挣钱”按钮，3S闪窗提示用户“您赚钱机会已经用完啦，快去做任务增加机会吧”</w:t>
      </w:r>
    </w:p>
    <w:p>
      <w:pPr>
        <w:pStyle w:val="3"/>
        <w:numPr>
          <w:ilvl w:val="0"/>
          <w:numId w:val="0"/>
        </w:numPr>
        <w:ind w:left="360" w:firstLine="0" w:firstLineChars="0"/>
        <w:rPr>
          <w:ins w:id="290" w:author="phoebe" w:date="2018-11-05T14:10:00Z"/>
        </w:rPr>
        <w:pPrChange w:id="289" w:author="phoebe" w:date="2018-11-05T14:10:00Z">
          <w:pPr>
            <w:pStyle w:val="3"/>
            <w:numPr>
              <w:ilvl w:val="0"/>
              <w:numId w:val="3"/>
            </w:numPr>
            <w:ind w:left="360" w:hanging="360" w:firstLineChars="0"/>
          </w:pPr>
        </w:pPrChange>
      </w:pPr>
    </w:p>
    <w:p>
      <w:pPr>
        <w:pStyle w:val="3"/>
        <w:numPr>
          <w:ilvl w:val="0"/>
          <w:numId w:val="0"/>
        </w:numPr>
        <w:ind w:left="360" w:firstLine="0" w:firstLineChars="0"/>
        <w:rPr>
          <w:ins w:id="292" w:author="phoebe" w:date="2018-11-05T14:10:00Z"/>
        </w:rPr>
        <w:pPrChange w:id="291" w:author="phoebe" w:date="2018-11-05T14:10:00Z">
          <w:pPr>
            <w:pStyle w:val="3"/>
            <w:numPr>
              <w:ilvl w:val="0"/>
              <w:numId w:val="3"/>
            </w:numPr>
            <w:ind w:left="360" w:hanging="360" w:firstLineChars="0"/>
          </w:pPr>
        </w:pPrChange>
      </w:pPr>
    </w:p>
    <w:p>
      <w:pPr>
        <w:pStyle w:val="3"/>
        <w:numPr>
          <w:ilvl w:val="0"/>
          <w:numId w:val="0"/>
        </w:numPr>
        <w:ind w:left="360" w:firstLine="0" w:firstLineChars="0"/>
        <w:rPr>
          <w:ins w:id="294" w:author="phoebe" w:date="2018-11-05T15:00:00Z"/>
        </w:rPr>
        <w:pPrChange w:id="293" w:author="phoebe" w:date="2018-11-05T14:10:00Z">
          <w:pPr>
            <w:pStyle w:val="3"/>
            <w:numPr>
              <w:ilvl w:val="0"/>
              <w:numId w:val="3"/>
            </w:numPr>
            <w:ind w:left="360" w:hanging="360" w:firstLineChars="0"/>
          </w:pPr>
        </w:pPrChange>
      </w:pPr>
      <w:ins w:id="295" w:author="phoebe" w:date="2018-11-05T14:10:00Z">
        <w:r>
          <w:rPr/>
          <w:drawing>
            <wp:inline distT="0" distB="0" distL="0" distR="0">
              <wp:extent cx="3759200" cy="1717040"/>
              <wp:effectExtent l="0" t="0" r="0" b="0"/>
              <wp:docPr id="12" name="图片 12" descr="../1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" name="图片 12" descr="../1.png"/>
                      <pic:cNvPicPr>
                        <a:picLocks noChangeAspect="1" noChangeArrowheads="1"/>
                      </pic:cNvPicPr>
                    </pic:nvPicPr>
                    <pic:blipFill>
                      <a:blip r:embed="rId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773266" cy="172382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>
      <w:pPr>
        <w:pStyle w:val="3"/>
        <w:numPr>
          <w:ilvl w:val="0"/>
          <w:numId w:val="0"/>
        </w:numPr>
        <w:ind w:left="360" w:firstLine="0" w:firstLineChars="0"/>
        <w:rPr>
          <w:ins w:id="298" w:author="phoebe" w:date="2018-11-05T15:00:00Z"/>
        </w:rPr>
        <w:pPrChange w:id="297" w:author="phoebe" w:date="2018-11-05T14:10:00Z">
          <w:pPr>
            <w:pStyle w:val="3"/>
            <w:numPr>
              <w:ilvl w:val="0"/>
              <w:numId w:val="3"/>
            </w:numPr>
            <w:ind w:left="360" w:hanging="360" w:firstLineChars="0"/>
          </w:pPr>
        </w:pPrChange>
      </w:pPr>
    </w:p>
    <w:p>
      <w:pPr>
        <w:pStyle w:val="3"/>
        <w:numPr>
          <w:ilvl w:val="0"/>
          <w:numId w:val="0"/>
        </w:numPr>
        <w:ind w:left="360" w:firstLine="0" w:firstLineChars="0"/>
        <w:rPr>
          <w:ins w:id="300" w:author="phoebe" w:date="2018-11-05T14:10:00Z"/>
        </w:rPr>
        <w:pPrChange w:id="299" w:author="phoebe" w:date="2018-11-05T14:10:00Z">
          <w:pPr>
            <w:pStyle w:val="3"/>
            <w:numPr>
              <w:ilvl w:val="0"/>
              <w:numId w:val="3"/>
            </w:numPr>
            <w:ind w:left="360" w:hanging="360" w:firstLineChars="0"/>
          </w:pPr>
        </w:pPrChange>
      </w:pPr>
      <w:ins w:id="301" w:author="phoebe" w:date="2018-11-05T15:00:00Z">
        <w:r>
          <w:rPr>
            <w:rFonts w:hint="eastAsia"/>
          </w:rPr>
          <w:t>附：和直播订购赚金币流程</w:t>
        </w:r>
      </w:ins>
    </w:p>
    <w:p>
      <w:pPr>
        <w:pStyle w:val="3"/>
        <w:numPr>
          <w:ilvl w:val="0"/>
          <w:numId w:val="0"/>
        </w:numPr>
        <w:ind w:left="0" w:firstLine="420" w:firstLineChars="0"/>
        <w:rPr>
          <w:ins w:id="303" w:author="phoebe" w:date="2018-11-05T09:40:00Z"/>
        </w:rPr>
        <w:pPrChange w:id="302" w:author="phoebe" w:date="2018-11-05T15:00:00Z">
          <w:pPr>
            <w:pStyle w:val="3"/>
            <w:numPr>
              <w:ilvl w:val="0"/>
              <w:numId w:val="3"/>
            </w:numPr>
            <w:ind w:left="360" w:hanging="360" w:firstLineChars="0"/>
          </w:pPr>
        </w:pPrChange>
      </w:pPr>
    </w:p>
    <w:p>
      <w:pPr>
        <w:pStyle w:val="3"/>
        <w:numPr>
          <w:ilvl w:val="0"/>
          <w:numId w:val="0"/>
        </w:numPr>
        <w:ind w:left="0" w:firstLine="0" w:firstLineChars="0"/>
        <w:rPr>
          <w:ins w:id="305" w:author="phoebe" w:date="2018-11-05T09:40:00Z"/>
        </w:rPr>
        <w:pPrChange w:id="304" w:author="phoebe" w:date="2018-11-05T09:40:00Z">
          <w:pPr>
            <w:pStyle w:val="3"/>
            <w:numPr>
              <w:ilvl w:val="0"/>
              <w:numId w:val="3"/>
            </w:numPr>
            <w:ind w:left="360" w:hanging="360" w:firstLineChars="0"/>
          </w:pPr>
        </w:pPrChange>
      </w:pPr>
      <w:ins w:id="306" w:author="phoebe" w:date="2018-11-05T14:08:00Z">
        <w:r>
          <w:rPr/>
          <w:drawing>
            <wp:inline distT="0" distB="0" distL="0" distR="0">
              <wp:extent cx="6120765" cy="1261745"/>
              <wp:effectExtent l="0" t="0" r="0" b="0"/>
              <wp:docPr id="15" name="图片 15" descr="../3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5" name="图片 15" descr="../3.png"/>
                      <pic:cNvPicPr>
                        <a:picLocks noChangeAspect="1" noChangeArrowheads="1"/>
                      </pic:cNvPicPr>
                    </pic:nvPicPr>
                    <pic:blipFill>
                      <a:blip r:embed="rId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20765" cy="12617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>
      <w:pPr>
        <w:pStyle w:val="3"/>
        <w:numPr>
          <w:ilvl w:val="0"/>
          <w:numId w:val="0"/>
        </w:numPr>
        <w:ind w:left="0" w:firstLine="0" w:firstLineChars="0"/>
        <w:pPrChange w:id="308" w:author="phoebe" w:date="2018-11-05T09:40:00Z">
          <w:pPr>
            <w:pStyle w:val="3"/>
            <w:numPr>
              <w:ilvl w:val="0"/>
              <w:numId w:val="3"/>
            </w:numPr>
            <w:ind w:left="360" w:hanging="360" w:firstLineChars="0"/>
          </w:pPr>
        </w:pPrChange>
      </w:pPr>
    </w:p>
    <w:p>
      <w:pPr>
        <w:pStyle w:val="44"/>
        <w:numPr>
          <w:ilvl w:val="0"/>
          <w:numId w:val="4"/>
        </w:numPr>
        <w:ind w:left="360" w:hanging="360" w:firstLineChars="0"/>
        <w:rPr>
          <w:ins w:id="310" w:author="phoebe" w:date="2018-11-05T14:08:00Z"/>
        </w:rPr>
        <w:pPrChange w:id="309" w:author="phoebe" w:date="2018-11-05T14:10:00Z">
          <w:pPr>
            <w:pStyle w:val="44"/>
            <w:numPr>
              <w:ilvl w:val="0"/>
              <w:numId w:val="3"/>
            </w:numPr>
            <w:ind w:left="360" w:hanging="360" w:firstLineChars="0"/>
          </w:pPr>
        </w:pPrChange>
      </w:pPr>
      <w:ins w:id="311" w:author="phoebe" w:date="2018-11-02T11:19:00Z">
        <w:r>
          <w:rPr>
            <w:rFonts w:hint="eastAsia"/>
          </w:rPr>
          <w:t>用户</w:t>
        </w:r>
      </w:ins>
      <w:ins w:id="312" w:author="phoebe" w:date="2018-11-05T14:09:00Z">
        <w:r>
          <w:rPr>
            <w:rFonts w:hint="eastAsia"/>
          </w:rPr>
          <w:t>当前未</w:t>
        </w:r>
      </w:ins>
      <w:ins w:id="313" w:author="phoebe" w:date="2018-11-02T11:19:00Z">
        <w:r>
          <w:rPr>
            <w:rFonts w:hint="eastAsia"/>
          </w:rPr>
          <w:t>订购</w:t>
        </w:r>
      </w:ins>
      <w:ins w:id="314" w:author="phoebe" w:date="2018-11-02T11:20:00Z">
        <w:r>
          <w:rPr>
            <w:rFonts w:hint="eastAsia"/>
          </w:rPr>
          <w:t>和直播业务</w:t>
        </w:r>
      </w:ins>
      <w:ins w:id="315" w:author="phoebe" w:date="2018-11-05T14:09:00Z">
        <w:r>
          <w:rPr>
            <w:rFonts w:hint="eastAsia"/>
          </w:rPr>
          <w:t>，订购</w:t>
        </w:r>
      </w:ins>
      <w:ins w:id="316" w:author="phoebe" w:date="2018-11-02T11:20:00Z">
        <w:r>
          <w:rPr>
            <w:rFonts w:hint="eastAsia"/>
          </w:rPr>
          <w:t>成功后</w:t>
        </w:r>
      </w:ins>
      <w:ins w:id="317" w:author="phoebe" w:date="2018-11-02T11:21:00Z">
        <w:r>
          <w:rPr>
            <w:rFonts w:hint="eastAsia"/>
          </w:rPr>
          <w:t>，</w:t>
        </w:r>
      </w:ins>
      <w:ins w:id="318" w:author="phoebe" w:date="2018-11-02T11:20:00Z">
        <w:r>
          <w:rPr>
            <w:rFonts w:hint="eastAsia"/>
          </w:rPr>
          <w:t xml:space="preserve"> 3</w:t>
        </w:r>
      </w:ins>
      <w:ins w:id="319" w:author="phoebe" w:date="2018-11-02T11:21:00Z">
        <w:r>
          <w:rPr>
            <w:rFonts w:hint="eastAsia"/>
          </w:rPr>
          <w:t>s闪</w:t>
        </w:r>
      </w:ins>
      <w:ins w:id="320" w:author="phoebe" w:date="2018-11-02T11:20:00Z">
        <w:r>
          <w:rPr>
            <w:rFonts w:hint="eastAsia"/>
          </w:rPr>
          <w:t>窗提示用户</w:t>
        </w:r>
      </w:ins>
      <w:ins w:id="321" w:author="phoebe" w:date="2018-11-02T11:21:00Z">
        <w:r>
          <w:rPr>
            <w:rFonts w:hint="eastAsia"/>
          </w:rPr>
          <w:t>获得1500金币；</w:t>
        </w:r>
      </w:ins>
    </w:p>
    <w:p>
      <w:pPr>
        <w:pStyle w:val="44"/>
        <w:numPr>
          <w:ilvl w:val="0"/>
          <w:numId w:val="4"/>
        </w:numPr>
        <w:ind w:left="360" w:hanging="360" w:firstLineChars="0"/>
        <w:rPr>
          <w:ins w:id="323" w:author="phoebe" w:date="2018-11-05T14:11:00Z"/>
        </w:rPr>
        <w:pPrChange w:id="322" w:author="phoebe" w:date="2018-11-05T14:10:00Z">
          <w:pPr>
            <w:pStyle w:val="44"/>
            <w:numPr>
              <w:ilvl w:val="0"/>
              <w:numId w:val="3"/>
            </w:numPr>
            <w:ind w:left="360" w:hanging="360" w:firstLineChars="0"/>
          </w:pPr>
        </w:pPrChange>
      </w:pPr>
      <w:ins w:id="324" w:author="phoebe" w:date="2018-11-05T14:09:00Z">
        <w:r>
          <w:rPr>
            <w:rFonts w:hint="eastAsia"/>
          </w:rPr>
          <w:t>用户当前已订购和直播业务：如果通过本次活动订购</w:t>
        </w:r>
      </w:ins>
      <w:ins w:id="325" w:author="phoebe" w:date="2018-11-05T14:14:00Z">
        <w:r>
          <w:rPr>
            <w:rFonts w:hint="eastAsia"/>
          </w:rPr>
          <w:t>，点击订购按钮</w:t>
        </w:r>
      </w:ins>
      <w:ins w:id="326" w:author="phoebe" w:date="2018-11-05T14:09:00Z">
        <w:r>
          <w:rPr>
            <w:rFonts w:hint="eastAsia"/>
          </w:rPr>
          <w:t>，</w:t>
        </w:r>
      </w:ins>
      <w:ins w:id="327" w:author="phoebe" w:date="2018-11-05T14:11:00Z">
        <w:r>
          <w:rPr>
            <w:rFonts w:hint="eastAsia"/>
          </w:rPr>
          <w:t>3S闪窗提示用户“您已参加过该活动了哦”；</w:t>
        </w:r>
      </w:ins>
    </w:p>
    <w:p>
      <w:pPr>
        <w:pStyle w:val="44"/>
        <w:numPr>
          <w:ilvl w:val="0"/>
          <w:numId w:val="4"/>
        </w:numPr>
        <w:ind w:left="360" w:hanging="360" w:firstLineChars="0"/>
        <w:rPr>
          <w:del w:id="329" w:author="phoebe" w:date="2018-11-05T14:13:00Z"/>
        </w:rPr>
        <w:pPrChange w:id="328" w:author="phoebe" w:date="2018-11-05T14:13:00Z">
          <w:pPr>
            <w:pStyle w:val="44"/>
            <w:numPr>
              <w:ilvl w:val="0"/>
              <w:numId w:val="3"/>
            </w:numPr>
            <w:ind w:left="360" w:hanging="360" w:firstLineChars="0"/>
          </w:pPr>
        </w:pPrChange>
      </w:pPr>
      <w:ins w:id="330" w:author="phoebe" w:date="2018-11-05T14:12:00Z">
        <w:r>
          <w:rPr>
            <w:rFonts w:hint="eastAsia"/>
          </w:rPr>
          <w:t>各省或全网和教育用户中已订购和直播产品的用户，</w:t>
        </w:r>
      </w:ins>
      <w:ins w:id="331" w:author="phoebe" w:date="2018-11-05T14:13:00Z">
        <w:r>
          <w:rPr/>
          <w:t xml:space="preserve"> </w:t>
        </w:r>
      </w:ins>
      <w:ins w:id="332" w:author="phoebe" w:date="2018-11-05T14:13:00Z">
        <w:r>
          <w:rPr>
            <w:rFonts w:hint="eastAsia"/>
          </w:rPr>
          <w:t>点击订购按钮，3S闪窗提示用户“您已订购该产品，无法参加此次活动”；</w:t>
        </w:r>
      </w:ins>
    </w:p>
    <w:p>
      <w:pPr>
        <w:pStyle w:val="44"/>
        <w:ind w:left="360" w:firstLine="0" w:firstLineChars="0"/>
        <w:rPr>
          <w:del w:id="334" w:author="phoebe" w:date="2018-11-05T14:13:00Z"/>
        </w:rPr>
        <w:pPrChange w:id="333" w:author="phoebe" w:date="2018-11-05T14:13:00Z">
          <w:pPr>
            <w:pStyle w:val="3"/>
            <w:ind w:left="360" w:firstLine="0" w:firstLineChars="0"/>
          </w:pPr>
        </w:pPrChange>
      </w:pPr>
    </w:p>
    <w:p>
      <w:pPr>
        <w:pStyle w:val="44"/>
        <w:ind w:left="360" w:firstLine="0" w:firstLineChars="0"/>
        <w:pPrChange w:id="335" w:author="phoebe" w:date="2018-11-05T14:13:00Z">
          <w:pPr>
            <w:pStyle w:val="3"/>
            <w:ind w:left="360" w:firstLine="0" w:firstLineChars="0"/>
          </w:pPr>
        </w:pPrChange>
      </w:pPr>
    </w:p>
    <w:p>
      <w:pPr>
        <w:pStyle w:val="3"/>
        <w:ind w:left="360" w:firstLine="0" w:firstLineChars="0"/>
      </w:pPr>
      <w:r>
        <w:rPr>
          <w:rFonts w:hint="eastAsia"/>
          <w:b/>
        </w:rPr>
        <w:t>三款产品H5链接</w:t>
      </w:r>
      <w:r>
        <w:rPr>
          <w:rFonts w:hint="eastAsia"/>
        </w:rPr>
        <w:t>：</w:t>
      </w:r>
    </w:p>
    <w:p>
      <w:pPr>
        <w:pStyle w:val="3"/>
        <w:ind w:left="360" w:firstLine="0" w:firstLineChars="0"/>
      </w:pPr>
      <w:r>
        <w:rPr>
          <w:rFonts w:hint="eastAsia"/>
        </w:rPr>
        <w:t>英语（高中单词通）：</w:t>
      </w:r>
      <w:r>
        <w:fldChar w:fldCharType="begin"/>
      </w:r>
      <w:r>
        <w:instrText xml:space="preserve"> HYPERLINK "https://edu.10086.cn/edudct/" </w:instrText>
      </w:r>
      <w:r>
        <w:fldChar w:fldCharType="separate"/>
      </w:r>
      <w:r>
        <w:rPr>
          <w:rStyle w:val="27"/>
        </w:rPr>
        <w:t>https://edu.10086.cn/edudct/</w:t>
      </w:r>
      <w:r>
        <w:rPr>
          <w:rStyle w:val="27"/>
        </w:rPr>
        <w:fldChar w:fldCharType="end"/>
      </w:r>
    </w:p>
    <w:p>
      <w:pPr>
        <w:pStyle w:val="3"/>
        <w:ind w:left="360" w:firstLine="0" w:firstLineChars="0"/>
        <w:rPr>
          <w:rStyle w:val="27"/>
        </w:rPr>
      </w:pPr>
      <w:r>
        <w:rPr>
          <w:rFonts w:hint="eastAsia"/>
        </w:rPr>
        <w:t>理科（错题本）：</w:t>
      </w:r>
      <w:r>
        <w:t xml:space="preserve"> </w:t>
      </w:r>
      <w:r>
        <w:fldChar w:fldCharType="begin"/>
      </w:r>
      <w:r>
        <w:instrText xml:space="preserve"> HYPERLINK "https://note.andedu.net" </w:instrText>
      </w:r>
      <w:r>
        <w:fldChar w:fldCharType="separate"/>
      </w:r>
      <w:r>
        <w:rPr>
          <w:rStyle w:val="27"/>
        </w:rPr>
        <w:t>https://note.andedu.net</w:t>
      </w:r>
      <w:r>
        <w:rPr>
          <w:rStyle w:val="27"/>
        </w:rPr>
        <w:fldChar w:fldCharType="end"/>
      </w:r>
      <w:r>
        <w:rPr>
          <w:rStyle w:val="27"/>
          <w:rFonts w:hint="eastAsia"/>
        </w:rPr>
        <w:t xml:space="preserve"> </w:t>
      </w:r>
    </w:p>
    <w:p>
      <w:pPr>
        <w:pStyle w:val="3"/>
        <w:ind w:left="360" w:firstLine="0" w:firstLineChars="0"/>
      </w:pPr>
      <w:r>
        <w:rPr>
          <w:rFonts w:hint="eastAsia"/>
        </w:rPr>
        <w:t>理科（</w:t>
      </w:r>
      <w:r>
        <w:t>错题本带登录信息的链接</w:t>
      </w:r>
      <w:r>
        <w:rPr>
          <w:rFonts w:hint="eastAsia"/>
        </w:rPr>
        <w:t>）</w:t>
      </w:r>
      <w:r>
        <w:fldChar w:fldCharType="begin"/>
      </w:r>
      <w:r>
        <w:instrText xml:space="preserve"> HYPERLINK "http://mistakenote-edu-m.qa.xuebadev.com/?code=0wdmLI91LiTCw1h0" </w:instrText>
      </w:r>
      <w:r>
        <w:fldChar w:fldCharType="separate"/>
      </w:r>
      <w:r>
        <w:rPr>
          <w:rStyle w:val="27"/>
        </w:rPr>
        <w:t>http://mistakenote-edu-m.qa.xuebadev.com/?code=0wdmLI91LiTCw1h0</w:t>
      </w:r>
      <w:r>
        <w:rPr>
          <w:rStyle w:val="27"/>
        </w:rPr>
        <w:fldChar w:fldCharType="end"/>
      </w:r>
    </w:p>
    <w:p>
      <w:pPr>
        <w:pStyle w:val="3"/>
        <w:ind w:left="360" w:firstLine="0" w:firstLineChars="0"/>
        <w:rPr>
          <w:rStyle w:val="27"/>
        </w:rPr>
      </w:pPr>
      <w:r>
        <w:rPr>
          <w:rFonts w:hint="eastAsia"/>
        </w:rPr>
        <w:t>志愿（高考王者）：</w:t>
      </w:r>
      <w:r>
        <w:fldChar w:fldCharType="begin"/>
      </w:r>
      <w:r>
        <w:instrText xml:space="preserve"> HYPERLINK "http://edu.10086.cn/examKing/" </w:instrText>
      </w:r>
      <w:r>
        <w:fldChar w:fldCharType="separate"/>
      </w:r>
      <w:r>
        <w:rPr>
          <w:rStyle w:val="27"/>
        </w:rPr>
        <w:t>http://edu.10086.cn/examKing/</w:t>
      </w:r>
      <w:r>
        <w:rPr>
          <w:rStyle w:val="27"/>
        </w:rPr>
        <w:fldChar w:fldCharType="end"/>
      </w:r>
    </w:p>
    <w:p>
      <w:pPr>
        <w:pStyle w:val="3"/>
        <w:ind w:left="360" w:firstLine="0" w:firstLineChars="0"/>
        <w:rPr>
          <w:rStyle w:val="27"/>
        </w:rPr>
      </w:pPr>
    </w:p>
    <w:p>
      <w:pPr>
        <w:pStyle w:val="4"/>
      </w:pPr>
      <w:bookmarkStart w:id="8" w:name="_Toc528924185"/>
      <w:r>
        <w:rPr>
          <w:rFonts w:hint="eastAsia" w:ascii="仿宋" w:hAnsi="仿宋" w:eastAsia="仿宋"/>
          <w:sz w:val="24"/>
          <w:szCs w:val="24"/>
        </w:rPr>
        <w:t>游戏页面</w:t>
      </w:r>
      <w:bookmarkEnd w:id="8"/>
    </w:p>
    <w:p>
      <w:pPr>
        <w:pStyle w:val="3"/>
        <w:ind w:left="360" w:firstLine="0" w:firstLineChars="0"/>
      </w:pPr>
    </w:p>
    <w:p>
      <w:pPr>
        <w:pStyle w:val="3"/>
        <w:ind w:firstLine="0" w:firstLineChars="0"/>
      </w:pPr>
      <w:r>
        <w:drawing>
          <wp:inline distT="0" distB="0" distL="0" distR="0">
            <wp:extent cx="6105525" cy="3982085"/>
            <wp:effectExtent l="0" t="0" r="0" b="0"/>
            <wp:docPr id="8" name="图片 8" descr="../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../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98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firstLine="0" w:firstLineChars="0"/>
      </w:pPr>
    </w:p>
    <w:p>
      <w:pPr>
        <w:pStyle w:val="3"/>
        <w:numPr>
          <w:ilvl w:val="0"/>
          <w:numId w:val="5"/>
        </w:numPr>
        <w:ind w:firstLineChars="0"/>
      </w:pPr>
      <w:r>
        <w:rPr>
          <w:rFonts w:hint="eastAsia"/>
        </w:rPr>
        <w:t>点击首页“去</w:t>
      </w:r>
      <w:ins w:id="336" w:author="phoebe" w:date="2018-11-05T14:15:00Z">
        <w:r>
          <w:rPr>
            <w:rFonts w:hint="eastAsia"/>
          </w:rPr>
          <w:t>赚</w:t>
        </w:r>
      </w:ins>
      <w:del w:id="337" w:author="phoebe" w:date="2018-11-05T14:15:00Z">
        <w:r>
          <w:rPr>
            <w:rFonts w:hint="eastAsia"/>
          </w:rPr>
          <w:delText>挣</w:delText>
        </w:r>
      </w:del>
      <w:r>
        <w:rPr>
          <w:rFonts w:hint="eastAsia"/>
        </w:rPr>
        <w:t>钱”按钮弹出老虎机游戏浮层；点击浮层右上角关闭按钮，退出游戏；</w:t>
      </w:r>
    </w:p>
    <w:p>
      <w:pPr>
        <w:pStyle w:val="3"/>
        <w:numPr>
          <w:ilvl w:val="0"/>
          <w:numId w:val="5"/>
        </w:numPr>
        <w:ind w:firstLineChars="0"/>
        <w:rPr>
          <w:ins w:id="338" w:author="phoebe" w:date="2018-11-05T14:16:00Z"/>
        </w:rPr>
      </w:pPr>
      <w:r>
        <w:rPr>
          <w:rFonts w:hint="eastAsia"/>
        </w:rPr>
        <w:t>用户挣钱机会为0次时，点击开始打工按钮，退出游戏 并3S闪窗提示用户“您赚钱机会已经用完啦，快去做任务增加机会吧”</w:t>
      </w:r>
    </w:p>
    <w:p>
      <w:pPr>
        <w:pStyle w:val="3"/>
        <w:numPr>
          <w:ilvl w:val="0"/>
          <w:numId w:val="5"/>
        </w:numPr>
        <w:ind w:firstLineChars="0"/>
      </w:pPr>
      <w:ins w:id="339" w:author="phoebe" w:date="2018-11-05T14:17:00Z">
        <w:r>
          <w:rPr/>
          <w:t>未订购</w:t>
        </w:r>
      </w:ins>
      <w:ins w:id="340" w:author="phoebe" w:date="2018-11-05T14:19:00Z">
        <w:r>
          <w:rPr>
            <w:rFonts w:hint="eastAsia"/>
          </w:rPr>
          <w:t>或</w:t>
        </w:r>
      </w:ins>
      <w:ins w:id="341" w:author="phoebe" w:date="2018-11-05T14:17:00Z">
        <w:r>
          <w:rPr>
            <w:rFonts w:hint="eastAsia"/>
          </w:rPr>
          <w:t>未</w:t>
        </w:r>
      </w:ins>
      <w:ins w:id="342" w:author="phoebe" w:date="2018-11-05T14:17:00Z">
        <w:r>
          <w:rPr/>
          <w:t>参与活动</w:t>
        </w:r>
      </w:ins>
      <w:ins w:id="343" w:author="phoebe" w:date="2018-11-05T14:17:00Z">
        <w:r>
          <w:rPr>
            <w:rFonts w:hint="eastAsia"/>
          </w:rPr>
          <w:t>和直播活动</w:t>
        </w:r>
      </w:ins>
      <w:ins w:id="344" w:author="phoebe" w:date="2018-11-05T14:17:00Z">
        <w:r>
          <w:rPr/>
          <w:t>的用户</w:t>
        </w:r>
      </w:ins>
      <w:ins w:id="345" w:author="phoebe" w:date="2018-11-05T14:18:00Z">
        <w:r>
          <w:rPr>
            <w:rFonts w:hint="eastAsia"/>
          </w:rPr>
          <w:t>，点击开始打工按钮，中奖时3S闪窗提示用户“</w:t>
        </w:r>
      </w:ins>
      <w:ins w:id="346" w:author="phoebe" w:date="2018-11-05T14:19:00Z">
        <w:r>
          <w:rPr>
            <w:rFonts w:hint="eastAsia"/>
          </w:rPr>
          <w:t>恭喜您获得20金币，订购直播可立获1500金币</w:t>
        </w:r>
      </w:ins>
      <w:ins w:id="347" w:author="phoebe" w:date="2018-11-05T14:18:00Z">
        <w:r>
          <w:rPr>
            <w:rFonts w:hint="eastAsia"/>
          </w:rPr>
          <w:t>”</w:t>
        </w:r>
      </w:ins>
      <w:ins w:id="348" w:author="phoebe" w:date="2018-11-05T14:19:00Z">
        <w:r>
          <w:rPr>
            <w:rFonts w:hint="eastAsia"/>
          </w:rPr>
          <w:t>；已</w:t>
        </w:r>
      </w:ins>
      <w:ins w:id="349" w:author="phoebe" w:date="2018-11-05T14:19:00Z">
        <w:r>
          <w:rPr/>
          <w:t>订购</w:t>
        </w:r>
      </w:ins>
      <w:ins w:id="350" w:author="phoebe" w:date="2018-11-05T14:19:00Z">
        <w:r>
          <w:rPr>
            <w:rFonts w:hint="eastAsia"/>
          </w:rPr>
          <w:t>或已</w:t>
        </w:r>
      </w:ins>
      <w:ins w:id="351" w:author="phoebe" w:date="2018-11-05T14:19:00Z">
        <w:r>
          <w:rPr/>
          <w:t>参与活动</w:t>
        </w:r>
      </w:ins>
      <w:ins w:id="352" w:author="phoebe" w:date="2018-11-05T14:19:00Z">
        <w:r>
          <w:rPr>
            <w:rFonts w:hint="eastAsia"/>
          </w:rPr>
          <w:t>和直播活动</w:t>
        </w:r>
      </w:ins>
      <w:ins w:id="353" w:author="phoebe" w:date="2018-11-05T14:19:00Z">
        <w:r>
          <w:rPr/>
          <w:t>的用户</w:t>
        </w:r>
      </w:ins>
      <w:ins w:id="354" w:author="phoebe" w:date="2018-11-05T14:19:00Z">
        <w:r>
          <w:rPr>
            <w:rFonts w:hint="eastAsia"/>
          </w:rPr>
          <w:t>，点击开始打工按钮，中奖时3S闪窗提示用户“恭喜您获得20金币”；</w:t>
        </w:r>
      </w:ins>
    </w:p>
    <w:p>
      <w:pPr>
        <w:pStyle w:val="3"/>
        <w:numPr>
          <w:ilvl w:val="0"/>
          <w:numId w:val="5"/>
        </w:numPr>
        <w:ind w:firstLineChars="0"/>
      </w:pPr>
      <w:r>
        <w:rPr>
          <w:rFonts w:hint="eastAsia"/>
        </w:rPr>
        <w:t>用户点击“开始打工”按钮，可能获得金币数量为5、10、15、20；4组数字一致时，用户中奖，中奖概率为50%；用户获得金币数量为5（机率 40%）、10（机率 30%）、15（机率 20%）、20（机率 10%）；</w:t>
      </w:r>
    </w:p>
    <w:p>
      <w:pPr>
        <w:pStyle w:val="3"/>
        <w:numPr>
          <w:ilvl w:val="0"/>
          <w:numId w:val="5"/>
        </w:numPr>
        <w:ind w:firstLineChars="0"/>
        <w:rPr>
          <w:del w:id="355" w:author="phoebe" w:date="2018-11-05T14:20:00Z"/>
        </w:rPr>
      </w:pPr>
      <w:del w:id="356" w:author="phoebe" w:date="2018-11-05T14:20:00Z">
        <w:r>
          <w:rPr>
            <w:rFonts w:hint="eastAsia"/>
          </w:rPr>
          <w:delText>用户中奖时，上图所示3S闪窗提示用户；</w:delText>
        </w:r>
      </w:del>
    </w:p>
    <w:p>
      <w:pPr>
        <w:pStyle w:val="3"/>
        <w:ind w:left="360" w:firstLine="0" w:firstLineChars="0"/>
        <w:rPr>
          <w:del w:id="357" w:author="phoebe" w:date="2018-11-05T14:20:00Z"/>
        </w:rPr>
      </w:pPr>
    </w:p>
    <w:p>
      <w:pPr>
        <w:pStyle w:val="3"/>
        <w:ind w:left="780" w:firstLine="0" w:firstLineChars="0"/>
        <w:rPr>
          <w:del w:id="358" w:author="phoebe" w:date="2018-11-05T14:20:00Z"/>
          <w:color w:val="0070C0"/>
        </w:rPr>
      </w:pPr>
      <w:bookmarkStart w:id="9" w:name="_Toc527973709"/>
      <w:bookmarkEnd w:id="9"/>
      <w:bookmarkStart w:id="10" w:name="_Toc527970935"/>
      <w:bookmarkEnd w:id="10"/>
      <w:bookmarkStart w:id="11" w:name="_Toc527970933"/>
      <w:bookmarkEnd w:id="11"/>
      <w:bookmarkStart w:id="12" w:name="_Toc527973708"/>
      <w:bookmarkEnd w:id="12"/>
      <w:bookmarkStart w:id="13" w:name="_Toc527973710"/>
      <w:bookmarkEnd w:id="13"/>
      <w:bookmarkStart w:id="14" w:name="_Toc527970934"/>
      <w:bookmarkEnd w:id="14"/>
    </w:p>
    <w:p>
      <w:pPr>
        <w:pStyle w:val="3"/>
        <w:ind w:firstLine="0" w:firstLineChars="0"/>
      </w:pPr>
    </w:p>
    <w:p>
      <w:pPr>
        <w:pStyle w:val="4"/>
      </w:pPr>
      <w:bookmarkStart w:id="15" w:name="_Toc528924186"/>
      <w:r>
        <w:rPr>
          <w:rFonts w:hint="eastAsia" w:ascii="仿宋" w:hAnsi="仿宋" w:eastAsia="仿宋"/>
          <w:sz w:val="24"/>
          <w:szCs w:val="24"/>
        </w:rPr>
        <w:t>商店</w:t>
      </w:r>
      <w:bookmarkEnd w:id="15"/>
    </w:p>
    <w:p>
      <w:pPr>
        <w:pStyle w:val="3"/>
        <w:ind w:left="780" w:firstLine="0" w:firstLineChars="0"/>
        <w:rPr>
          <w:b/>
          <w:color w:val="0070C0"/>
        </w:rPr>
      </w:pPr>
    </w:p>
    <w:p>
      <w:pPr>
        <w:pStyle w:val="3"/>
        <w:ind w:left="780" w:firstLine="0" w:firstLineChars="0"/>
        <w:rPr>
          <w:ins w:id="359" w:author="phoebe" w:date="2018-11-02T11:24:00Z"/>
          <w:b/>
          <w:color w:val="0070C0"/>
        </w:rPr>
      </w:pPr>
      <w:r>
        <w:rPr>
          <w:b/>
          <w:color w:val="0070C0"/>
        </w:rPr>
        <w:drawing>
          <wp:inline distT="0" distB="0" distL="0" distR="0">
            <wp:extent cx="5330190" cy="2320925"/>
            <wp:effectExtent l="0" t="0" r="0" b="0"/>
            <wp:docPr id="2" name="图片 2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7670" cy="232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780" w:firstLine="0" w:firstLineChars="0"/>
        <w:rPr>
          <w:b/>
          <w:color w:val="0070C0"/>
        </w:rPr>
      </w:pPr>
      <w:ins w:id="360" w:author="phoebe" w:date="2018-11-02T12:41:00Z">
        <w:r>
          <w:rPr>
            <w:b/>
            <w:color w:val="0070C0"/>
            <w:rPrChange w:id="363" w:author="Unknown" w:date="">
              <w:rPr/>
            </w:rPrChange>
          </w:rPr>
          <w:drawing>
            <wp:inline distT="0" distB="0" distL="0" distR="0">
              <wp:extent cx="6113780" cy="2536190"/>
              <wp:effectExtent l="0" t="0" r="0" b="0"/>
              <wp:docPr id="6" name="图片 6" descr="../11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图片 6" descr="../11.png"/>
                      <pic:cNvPicPr>
                        <a:picLocks noChangeAspect="1" noChangeArrowheads="1"/>
                      </pic:cNvPicPr>
                    </pic:nvPicPr>
                    <pic:blipFill>
                      <a:blip r:embed="rId1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13780" cy="2536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>
      <w:pPr>
        <w:pStyle w:val="3"/>
        <w:ind w:left="780" w:firstLine="0" w:firstLineChars="0"/>
        <w:rPr>
          <w:color w:val="0070C0"/>
        </w:rPr>
      </w:pPr>
    </w:p>
    <w:p>
      <w:pPr>
        <w:pStyle w:val="3"/>
        <w:numPr>
          <w:ilvl w:val="0"/>
          <w:numId w:val="6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用户点击“兑换”按钮，优先 校验用户金币数量 ，用户金币不足，上图</w:t>
      </w:r>
      <w:r>
        <w:rPr>
          <w:color w:val="000000" w:themeColor="text1"/>
        </w:rPr>
        <w:t>3S</w:t>
      </w:r>
      <w:r>
        <w:rPr>
          <w:rFonts w:hint="eastAsia"/>
          <w:color w:val="000000" w:themeColor="text1"/>
        </w:rPr>
        <w:t>闪窗提示用户；</w:t>
      </w:r>
    </w:p>
    <w:p>
      <w:pPr>
        <w:pStyle w:val="3"/>
        <w:ind w:left="780" w:firstLine="0" w:firstLineChars="0"/>
        <w:rPr>
          <w:del w:id="364" w:author="phoebe" w:date="2018-11-02T11:25:00Z"/>
          <w:color w:val="000000" w:themeColor="text1"/>
        </w:rPr>
      </w:pPr>
      <w:r>
        <w:rPr>
          <w:rFonts w:hint="eastAsia"/>
          <w:color w:val="000000" w:themeColor="text1"/>
        </w:rPr>
        <w:t>再次校验用户是否订购该产品，用户已订购该产品，上图3S闪窗提示用户；</w:t>
      </w:r>
    </w:p>
    <w:p>
      <w:pPr>
        <w:pStyle w:val="3"/>
        <w:ind w:left="780" w:firstLine="0" w:firstLineChars="0"/>
        <w:rPr>
          <w:del w:id="365" w:author="phoebe" w:date="2018-11-02T11:25:00Z"/>
          <w:color w:val="000000" w:themeColor="text1"/>
        </w:rPr>
      </w:pPr>
    </w:p>
    <w:p>
      <w:pPr>
        <w:pStyle w:val="3"/>
        <w:ind w:left="780" w:firstLine="0" w:firstLineChars="0"/>
        <w:rPr>
          <w:color w:val="000000" w:themeColor="text1"/>
        </w:rPr>
      </w:pPr>
    </w:p>
    <w:p>
      <w:pPr>
        <w:pStyle w:val="3"/>
        <w:numPr>
          <w:ilvl w:val="0"/>
          <w:numId w:val="6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判断用户是否订购规则：</w:t>
      </w:r>
    </w:p>
    <w:p>
      <w:pPr>
        <w:pStyle w:val="3"/>
        <w:ind w:left="1140" w:firstLine="0"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高中单词通：5元/月，49.9/三年</w:t>
      </w:r>
    </w:p>
    <w:p>
      <w:pPr>
        <w:pStyle w:val="3"/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    错题本：5元/月；</w:t>
      </w:r>
    </w:p>
    <w:p>
      <w:pPr>
        <w:pStyle w:val="44"/>
        <w:numPr>
          <w:ilvl w:val="0"/>
          <w:numId w:val="6"/>
        </w:numPr>
        <w:ind w:left="780" w:firstLineChars="0"/>
        <w:rPr>
          <w:ins w:id="367" w:author="phoebe" w:date="2018-11-02T11:25:00Z"/>
        </w:rPr>
        <w:pPrChange w:id="366" w:author="phoebe" w:date="2018-11-02T11:25:00Z">
          <w:pPr>
            <w:ind w:left="780"/>
          </w:pPr>
        </w:pPrChange>
      </w:pPr>
      <w:del w:id="368" w:author="phoebe" w:date="2018-11-02T11:25:00Z">
        <w:r>
          <w:rPr>
            <w:color w:val="000000" w:themeColor="text1"/>
            <w:rPrChange w:id="369" w:author="phoebe" w:date="2018-11-02T11:25:00Z">
              <w:rPr/>
            </w:rPrChange>
          </w:rPr>
          <w:delText>3.</w:delText>
        </w:r>
      </w:del>
      <w:r>
        <w:rPr>
          <w:rFonts w:hint="eastAsia"/>
          <w:color w:val="000000" w:themeColor="text1"/>
          <w:rPrChange w:id="370" w:author="phoebe" w:date="2018-11-02T11:25:00Z">
            <w:rPr>
              <w:rFonts w:hint="eastAsia"/>
            </w:rPr>
          </w:rPrChange>
        </w:rPr>
        <w:t>用户点击兑换按钮，弹窗提示用户订购产品种类和消耗金币数量，点击兑换按钮，</w:t>
      </w:r>
      <w:r>
        <w:rPr>
          <w:color w:val="000000" w:themeColor="text1"/>
          <w:rPrChange w:id="371" w:author="phoebe" w:date="2018-11-02T11:25:00Z">
            <w:rPr/>
          </w:rPrChange>
        </w:rPr>
        <w:t>toast</w:t>
      </w:r>
      <w:r>
        <w:rPr>
          <w:rFonts w:hint="eastAsia"/>
          <w:color w:val="000000" w:themeColor="text1"/>
          <w:rPrChange w:id="372" w:author="phoebe" w:date="2018-11-02T11:25:00Z">
            <w:rPr>
              <w:rFonts w:hint="eastAsia"/>
            </w:rPr>
          </w:rPrChange>
        </w:rPr>
        <w:t>提示</w:t>
      </w:r>
      <w:r>
        <w:rPr>
          <w:rFonts w:hint="eastAsia"/>
          <w:color w:val="000000" w:themeColor="text1"/>
          <w:rPrChange w:id="373" w:author="phoebe" w:date="2018-11-02T11:25:00Z">
            <w:rPr>
              <w:rFonts w:hint="eastAsia"/>
            </w:rPr>
          </w:rPrChange>
        </w:rPr>
        <w:t>用户兑换成功；</w:t>
      </w:r>
      <w:r>
        <w:rPr>
          <w:rFonts w:hint="eastAsia"/>
        </w:rPr>
        <w:t>用户兑换虚拟奖品后，可在兑换记录里查看兑换商品的开通进度；</w:t>
      </w:r>
    </w:p>
    <w:p>
      <w:pPr>
        <w:pStyle w:val="44"/>
        <w:numPr>
          <w:ilvl w:val="0"/>
          <w:numId w:val="6"/>
        </w:numPr>
        <w:ind w:firstLineChars="0"/>
        <w:rPr>
          <w:ins w:id="375" w:author="phoebe" w:date="2018-11-05T09:44:00Z"/>
        </w:rPr>
        <w:pPrChange w:id="374" w:author="phoebe" w:date="2018-11-05T14:25:00Z">
          <w:pPr/>
        </w:pPrChange>
      </w:pPr>
      <w:ins w:id="376" w:author="phoebe" w:date="2018-11-02T11:25:00Z">
        <w:r>
          <w:rPr>
            <w:rFonts w:hint="eastAsia"/>
          </w:rPr>
          <w:t>实物商品每个</w:t>
        </w:r>
      </w:ins>
      <w:ins w:id="377" w:author="phoebe" w:date="2018-11-02T11:26:00Z">
        <w:r>
          <w:rPr>
            <w:rFonts w:hint="eastAsia"/>
          </w:rPr>
          <w:t>用户仅限兑换1次；虚拟商品不限</w:t>
        </w:r>
      </w:ins>
      <w:ins w:id="378" w:author="phoebe" w:date="2018-11-05T14:27:00Z">
        <w:r>
          <w:rPr>
            <w:rFonts w:hint="eastAsia"/>
          </w:rPr>
          <w:t>用户</w:t>
        </w:r>
      </w:ins>
      <w:ins w:id="379" w:author="phoebe" w:date="2018-11-02T11:26:00Z">
        <w:r>
          <w:rPr>
            <w:rFonts w:hint="eastAsia"/>
          </w:rPr>
          <w:t>兑换次数；</w:t>
        </w:r>
      </w:ins>
    </w:p>
    <w:p>
      <w:pPr>
        <w:pStyle w:val="44"/>
        <w:numPr>
          <w:ilvl w:val="0"/>
          <w:numId w:val="6"/>
        </w:numPr>
        <w:ind w:firstLineChars="0"/>
        <w:rPr>
          <w:ins w:id="381" w:author="phoebe" w:date="2018-11-05T14:26:00Z"/>
        </w:rPr>
        <w:pPrChange w:id="380" w:author="phoebe" w:date="2018-11-02T11:25:00Z">
          <w:pPr/>
        </w:pPrChange>
      </w:pPr>
      <w:ins w:id="382" w:author="phoebe" w:date="2018-11-05T09:44:00Z">
        <w:r>
          <w:rPr>
            <w:rFonts w:hint="eastAsia"/>
          </w:rPr>
          <w:t>蓝牙音箱每天限制兑换2个，满足兑换需求</w:t>
        </w:r>
      </w:ins>
      <w:ins w:id="383" w:author="phoebe" w:date="2018-11-05T14:29:00Z">
        <w:r>
          <w:rPr>
            <w:rFonts w:hint="eastAsia"/>
          </w:rPr>
          <w:t>用户</w:t>
        </w:r>
      </w:ins>
      <w:ins w:id="384" w:author="phoebe" w:date="2018-11-05T09:50:00Z">
        <w:r>
          <w:rPr>
            <w:rFonts w:hint="eastAsia"/>
          </w:rPr>
          <w:t>（1.金币数量1600+   2.未兑换过该商品）</w:t>
        </w:r>
      </w:ins>
      <w:ins w:id="385" w:author="phoebe" w:date="2018-11-05T09:44:00Z">
        <w:r>
          <w:rPr>
            <w:rFonts w:hint="eastAsia"/>
          </w:rPr>
          <w:t>先兑先得；</w:t>
        </w:r>
      </w:ins>
      <w:ins w:id="386" w:author="phoebe" w:date="2018-11-05T09:47:00Z">
        <w:r>
          <w:rPr>
            <w:rFonts w:hint="eastAsia"/>
          </w:rPr>
          <w:t>其他用户</w:t>
        </w:r>
      </w:ins>
      <w:ins w:id="387" w:author="phoebe" w:date="2018-11-05T09:48:00Z">
        <w:r>
          <w:rPr>
            <w:rFonts w:hint="eastAsia"/>
          </w:rPr>
          <w:t>点击兑换按钮</w:t>
        </w:r>
      </w:ins>
      <w:ins w:id="388" w:author="phoebe" w:date="2018-11-05T09:51:00Z">
        <w:r>
          <w:rPr>
            <w:rFonts w:hint="eastAsia"/>
          </w:rPr>
          <w:t>3S闪窗</w:t>
        </w:r>
      </w:ins>
      <w:ins w:id="389" w:author="phoebe" w:date="2018-11-05T09:48:00Z">
        <w:r>
          <w:rPr>
            <w:rFonts w:hint="eastAsia"/>
          </w:rPr>
          <w:t>提示用户“</w:t>
        </w:r>
      </w:ins>
      <w:ins w:id="390" w:author="phoebe" w:date="2018-11-05T09:51:00Z">
        <w:r>
          <w:rPr>
            <w:rFonts w:hint="eastAsia"/>
          </w:rPr>
          <w:t>今日该商品已兑换完了哦~明日再来吧</w:t>
        </w:r>
      </w:ins>
      <w:ins w:id="391" w:author="phoebe" w:date="2018-11-05T09:48:00Z">
        <w:r>
          <w:rPr>
            <w:rFonts w:hint="eastAsia"/>
          </w:rPr>
          <w:t>”</w:t>
        </w:r>
      </w:ins>
    </w:p>
    <w:p>
      <w:pPr>
        <w:pStyle w:val="44"/>
        <w:numPr>
          <w:ilvl w:val="0"/>
          <w:numId w:val="6"/>
        </w:numPr>
        <w:ind w:firstLineChars="0"/>
        <w:rPr>
          <w:ins w:id="392" w:author="phoebe" w:date="2018-11-05T14:27:00Z"/>
        </w:rPr>
      </w:pPr>
      <w:ins w:id="393" w:author="phoebe" w:date="2018-11-05T14:26:00Z">
        <w:r>
          <w:rPr>
            <w:rFonts w:hint="eastAsia"/>
          </w:rPr>
          <w:t>虚拟商品（</w:t>
        </w:r>
      </w:ins>
      <w:ins w:id="394" w:author="phoebe" w:date="2018-11-05T14:26:00Z">
        <w:r>
          <w:rPr>
            <w:color w:val="000000" w:themeColor="text1"/>
          </w:rPr>
          <w:t>高中单词通高分权益包30天券</w:t>
        </w:r>
      </w:ins>
      <w:ins w:id="395" w:author="phoebe" w:date="2018-11-05T14:26:00Z">
        <w:r>
          <w:rPr>
            <w:rFonts w:hint="eastAsia"/>
            <w:color w:val="000000" w:themeColor="text1"/>
          </w:rPr>
          <w:t>、</w:t>
        </w:r>
      </w:ins>
      <w:ins w:id="396" w:author="phoebe" w:date="2018-11-05T14:26:00Z">
        <w:r>
          <w:rPr>
            <w:color w:val="000000" w:themeColor="text1"/>
          </w:rPr>
          <w:t>高考王者VVIP30天券</w:t>
        </w:r>
      </w:ins>
      <w:ins w:id="397" w:author="phoebe" w:date="2018-11-05T14:26:00Z">
        <w:r>
          <w:rPr>
            <w:rFonts w:hint="eastAsia"/>
            <w:color w:val="000000" w:themeColor="text1"/>
          </w:rPr>
          <w:t>、</w:t>
        </w:r>
      </w:ins>
      <w:ins w:id="398" w:author="phoebe" w:date="2018-11-05T14:27:00Z">
        <w:r>
          <w:rPr>
            <w:color w:val="000000" w:themeColor="text1"/>
          </w:rPr>
          <w:t>错题本VIP30天券</w:t>
        </w:r>
      </w:ins>
      <w:ins w:id="399" w:author="phoebe" w:date="2018-11-05T14:26:00Z">
        <w:r>
          <w:rPr>
            <w:rFonts w:hint="eastAsia"/>
          </w:rPr>
          <w:t>）</w:t>
        </w:r>
      </w:ins>
      <w:ins w:id="400" w:author="phoebe" w:date="2018-11-05T14:27:00Z">
        <w:r>
          <w:rPr>
            <w:rFonts w:hint="eastAsia"/>
          </w:rPr>
          <w:t>每天各限制兑换15张；满足兑换需求</w:t>
        </w:r>
      </w:ins>
      <w:ins w:id="401" w:author="phoebe" w:date="2018-11-05T14:29:00Z">
        <w:r>
          <w:rPr>
            <w:rFonts w:hint="eastAsia"/>
          </w:rPr>
          <w:t>用户</w:t>
        </w:r>
      </w:ins>
      <w:ins w:id="402" w:author="phoebe" w:date="2018-11-05T14:27:00Z">
        <w:r>
          <w:rPr>
            <w:rFonts w:hint="eastAsia"/>
          </w:rPr>
          <w:t>（</w:t>
        </w:r>
      </w:ins>
      <w:ins w:id="403" w:author="phoebe" w:date="2018-11-05T14:30:00Z">
        <w:r>
          <w:rPr>
            <w:rFonts w:hint="eastAsia"/>
          </w:rPr>
          <w:t>金币数量</w:t>
        </w:r>
      </w:ins>
      <w:ins w:id="404" w:author="phoebe" w:date="2018-11-05T14:31:00Z">
        <w:r>
          <w:rPr>
            <w:rFonts w:hint="eastAsia"/>
          </w:rPr>
          <w:t>&gt;=商品</w:t>
        </w:r>
      </w:ins>
      <w:r>
        <w:rPr>
          <w:rFonts w:hint="eastAsia"/>
        </w:rPr>
        <w:t>价值</w:t>
      </w:r>
      <w:ins w:id="405" w:author="phoebe" w:date="2018-11-05T14:27:00Z">
        <w:r>
          <w:rPr>
            <w:rFonts w:hint="eastAsia"/>
          </w:rPr>
          <w:t>）先兑先得；其他用户点击兑换按钮3S闪窗提示用户“今日该商品已兑换完了哦~明日再来吧”</w:t>
        </w:r>
      </w:ins>
    </w:p>
    <w:p>
      <w:pPr>
        <w:pStyle w:val="44"/>
        <w:ind w:left="1140" w:firstLine="0" w:firstLineChars="0"/>
        <w:rPr>
          <w:ins w:id="407" w:author="phoebe" w:date="2018-11-02T12:00:00Z"/>
        </w:rPr>
        <w:pPrChange w:id="406" w:author="phoebe" w:date="2018-11-05T14:28:00Z">
          <w:pPr/>
        </w:pPrChange>
      </w:pPr>
    </w:p>
    <w:p>
      <w:pPr>
        <w:pStyle w:val="44"/>
        <w:numPr>
          <w:ilvl w:val="0"/>
          <w:numId w:val="6"/>
        </w:numPr>
        <w:ind w:firstLineChars="0"/>
        <w:rPr>
          <w:ins w:id="409" w:author="phoebe" w:date="2018-11-02T12:02:00Z"/>
        </w:rPr>
        <w:pPrChange w:id="408" w:author="phoebe" w:date="2018-11-02T11:25:00Z">
          <w:pPr/>
        </w:pPrChange>
      </w:pPr>
      <w:ins w:id="410" w:author="phoebe" w:date="2018-11-02T12:00:00Z">
        <w:r>
          <w:rPr>
            <w:rFonts w:hint="eastAsia"/>
          </w:rPr>
          <w:t>实物商品 用户已兑换</w:t>
        </w:r>
      </w:ins>
      <w:ins w:id="411" w:author="phoebe" w:date="2018-11-02T12:01:00Z">
        <w:r>
          <w:rPr>
            <w:rFonts w:hint="eastAsia"/>
          </w:rPr>
          <w:t>，</w:t>
        </w:r>
      </w:ins>
      <w:ins w:id="412" w:author="phoebe" w:date="2018-11-02T12:02:00Z">
        <w:r>
          <w:rPr>
            <w:rFonts w:hint="eastAsia"/>
          </w:rPr>
          <w:t>用户点击时</w:t>
        </w:r>
      </w:ins>
      <w:ins w:id="413" w:author="phoebe" w:date="2018-11-02T12:15:00Z">
        <w:r>
          <w:rPr>
            <w:rFonts w:hint="eastAsia"/>
          </w:rPr>
          <w:t>兑换按钮</w:t>
        </w:r>
      </w:ins>
      <w:ins w:id="414" w:author="phoebe" w:date="2018-11-02T12:02:00Z">
        <w:r>
          <w:rPr>
            <w:rFonts w:hint="eastAsia"/>
          </w:rPr>
          <w:t>上图3S闪窗提示用户</w:t>
        </w:r>
      </w:ins>
      <w:r>
        <w:rPr>
          <w:rFonts w:hint="eastAsia"/>
        </w:rPr>
        <w:t>“您已兑换过该商品哦”</w:t>
      </w:r>
      <w:ins w:id="415" w:author="phoebe" w:date="2018-11-02T12:02:00Z">
        <w:r>
          <w:rPr>
            <w:rFonts w:hint="eastAsia"/>
          </w:rPr>
          <w:t>；</w:t>
        </w:r>
      </w:ins>
      <w:ins w:id="416" w:author="phoebe" w:date="2018-11-02T12:00:00Z">
        <w:r>
          <w:rPr>
            <w:rFonts w:hint="eastAsia"/>
          </w:rPr>
          <w:t>实物商品</w:t>
        </w:r>
      </w:ins>
      <w:ins w:id="417" w:author="phoebe" w:date="2018-11-02T12:01:00Z">
        <w:r>
          <w:rPr>
            <w:rFonts w:hint="eastAsia"/>
          </w:rPr>
          <w:t>数量已兑换完</w:t>
        </w:r>
      </w:ins>
      <w:r>
        <w:rPr>
          <w:rFonts w:hint="eastAsia"/>
        </w:rPr>
        <w:t>，</w:t>
      </w:r>
      <w:ins w:id="418" w:author="phoebe" w:date="2018-11-02T12:02:00Z">
        <w:r>
          <w:rPr>
            <w:rFonts w:hint="eastAsia"/>
          </w:rPr>
          <w:t>户点击时</w:t>
        </w:r>
      </w:ins>
      <w:ins w:id="419" w:author="phoebe" w:date="2018-11-02T12:15:00Z">
        <w:r>
          <w:rPr>
            <w:rFonts w:hint="eastAsia"/>
          </w:rPr>
          <w:t>兑换按钮</w:t>
        </w:r>
      </w:ins>
      <w:ins w:id="420" w:author="phoebe" w:date="2018-11-02T12:02:00Z">
        <w:r>
          <w:rPr>
            <w:rFonts w:hint="eastAsia"/>
          </w:rPr>
          <w:t>上图3S闪窗提示用户</w:t>
        </w:r>
      </w:ins>
      <w:r>
        <w:rPr>
          <w:rFonts w:hint="eastAsia"/>
        </w:rPr>
        <w:t>“啊哦，商品已经被兑换完了哦”</w:t>
      </w:r>
      <w:ins w:id="421" w:author="phoebe" w:date="2018-11-02T12:02:00Z">
        <w:r>
          <w:rPr>
            <w:rFonts w:hint="eastAsia"/>
          </w:rPr>
          <w:t>；</w:t>
        </w:r>
      </w:ins>
    </w:p>
    <w:p>
      <w:pPr>
        <w:pStyle w:val="44"/>
        <w:numPr>
          <w:ilvl w:val="0"/>
          <w:numId w:val="6"/>
        </w:numPr>
        <w:ind w:firstLineChars="0"/>
        <w:rPr>
          <w:ins w:id="423" w:author="phoebe" w:date="2018-11-05T14:22:00Z"/>
        </w:rPr>
        <w:pPrChange w:id="422" w:author="phoebe" w:date="2018-11-05T09:52:00Z">
          <w:pPr/>
        </w:pPrChange>
      </w:pPr>
      <w:ins w:id="424" w:author="phoebe" w:date="2018-11-02T12:03:00Z">
        <w:r>
          <w:rPr>
            <w:rFonts w:hint="eastAsia"/>
          </w:rPr>
          <w:t>用户兑换实物商品时，上图弹窗提示用户填写收货人、手机号码、收货地址</w:t>
        </w:r>
      </w:ins>
      <w:ins w:id="425" w:author="phoebe" w:date="2018-11-02T12:04:00Z">
        <w:r>
          <w:rPr>
            <w:rFonts w:hint="eastAsia"/>
          </w:rPr>
          <w:t>；</w:t>
        </w:r>
      </w:ins>
      <w:ins w:id="426" w:author="phoebe" w:date="2018-11-02T12:07:00Z">
        <w:r>
          <w:rPr>
            <w:rFonts w:hint="eastAsia"/>
          </w:rPr>
          <w:t>兑换成功后3S闪窗提示用户</w:t>
        </w:r>
      </w:ins>
      <w:ins w:id="427" w:author="phoebe" w:date="2018-11-05T14:21:00Z">
        <w:r>
          <w:rPr>
            <w:rFonts w:hint="eastAsia"/>
          </w:rPr>
          <w:t>“</w:t>
        </w:r>
      </w:ins>
      <w:ins w:id="428" w:author="phoebe" w:date="2018-11-05T14:22:00Z">
        <w:r>
          <w:rPr>
            <w:rFonts w:hint="eastAsia"/>
          </w:rPr>
          <w:t>恭喜您成功兑换奖品</w:t>
        </w:r>
      </w:ins>
      <w:ins w:id="429" w:author="phoebe" w:date="2018-11-05T14:21:00Z">
        <w:r>
          <w:rPr>
            <w:rFonts w:hint="eastAsia"/>
          </w:rPr>
          <w:t>”</w:t>
        </w:r>
      </w:ins>
      <w:ins w:id="430" w:author="phoebe" w:date="2018-11-02T12:08:00Z">
        <w:r>
          <w:rPr>
            <w:rFonts w:hint="eastAsia"/>
          </w:rPr>
          <w:t>；</w:t>
        </w:r>
      </w:ins>
    </w:p>
    <w:p>
      <w:pPr>
        <w:pStyle w:val="44"/>
        <w:ind w:left="1140" w:firstLine="0" w:firstLineChars="0"/>
        <w:rPr>
          <w:ins w:id="432" w:author="phoebe" w:date="2018-11-05T14:57:00Z"/>
        </w:rPr>
        <w:pPrChange w:id="431" w:author="phoebe" w:date="2018-11-05T14:22:00Z">
          <w:pPr/>
        </w:pPrChange>
      </w:pPr>
      <w:ins w:id="433" w:author="phoebe" w:date="2018-11-05T14:22:00Z">
        <w:r>
          <w:rPr>
            <w:rFonts w:hint="eastAsia"/>
          </w:rPr>
          <w:t>用户手机号码做</w:t>
        </w:r>
      </w:ins>
      <w:ins w:id="434" w:author="phoebe" w:date="2018-11-05T14:23:00Z">
        <w:r>
          <w:rPr>
            <w:rFonts w:hint="eastAsia"/>
          </w:rPr>
          <w:t>“</w:t>
        </w:r>
      </w:ins>
      <w:ins w:id="435" w:author="phoebe" w:date="2018-11-05T14:22:00Z">
        <w:r>
          <w:rPr>
            <w:rFonts w:hint="eastAsia"/>
          </w:rPr>
          <w:t>数字</w:t>
        </w:r>
      </w:ins>
      <w:ins w:id="436" w:author="phoebe" w:date="2018-11-05T14:23:00Z">
        <w:r>
          <w:rPr>
            <w:rFonts w:hint="eastAsia"/>
          </w:rPr>
          <w:t>”</w:t>
        </w:r>
      </w:ins>
      <w:ins w:id="437" w:author="phoebe" w:date="2018-11-05T14:22:00Z">
        <w:r>
          <w:rPr>
            <w:rFonts w:hint="eastAsia"/>
          </w:rPr>
          <w:t>和</w:t>
        </w:r>
      </w:ins>
      <w:ins w:id="438" w:author="phoebe" w:date="2018-11-05T14:23:00Z">
        <w:r>
          <w:rPr>
            <w:rFonts w:hint="eastAsia"/>
          </w:rPr>
          <w:t>“</w:t>
        </w:r>
      </w:ins>
      <w:ins w:id="439" w:author="phoebe" w:date="2018-11-05T14:22:00Z">
        <w:r>
          <w:rPr>
            <w:rFonts w:hint="eastAsia"/>
          </w:rPr>
          <w:t>11</w:t>
        </w:r>
      </w:ins>
      <w:ins w:id="440" w:author="phoebe" w:date="2018-11-05T14:23:00Z">
        <w:r>
          <w:rPr>
            <w:rFonts w:hint="eastAsia"/>
          </w:rPr>
          <w:t>位长度”校验；</w:t>
        </w:r>
      </w:ins>
      <w:ins w:id="441" w:author="phoebe" w:date="2018-11-05T14:24:00Z">
        <w:r>
          <w:rPr>
            <w:rFonts w:hint="eastAsia"/>
          </w:rPr>
          <w:t>任意一项不符提示用户“请填写正确的手机号码”；</w:t>
        </w:r>
      </w:ins>
    </w:p>
    <w:p>
      <w:pPr>
        <w:pStyle w:val="44"/>
        <w:ind w:left="1140" w:firstLine="0" w:firstLineChars="0"/>
        <w:pPrChange w:id="442" w:author="phoebe" w:date="2018-11-05T14:22:00Z">
          <w:pPr/>
        </w:pPrChange>
      </w:pPr>
      <w:ins w:id="443" w:author="phoebe" w:date="2018-11-05T14:57:00Z">
        <w:r>
          <w:rPr>
            <w:rFonts w:hint="eastAsia"/>
          </w:rPr>
          <w:t>9.附商品兑换图示</w:t>
        </w:r>
      </w:ins>
    </w:p>
    <w:p>
      <w:pPr>
        <w:pStyle w:val="44"/>
        <w:ind w:left="1140" w:firstLine="0" w:firstLineChars="0"/>
        <w:rPr>
          <w:ins w:id="444" w:author="phoebe" w:date="2018-11-05T14:57:00Z"/>
        </w:rPr>
      </w:pPr>
    </w:p>
    <w:p>
      <w:pPr>
        <w:ind w:left="1140" w:firstLine="0" w:firstLineChars="0"/>
        <w:pPrChange w:id="445" w:author="phoebe" w:date="2018-11-05T14:57:00Z">
          <w:pPr>
            <w:pStyle w:val="44"/>
            <w:ind w:left="1140" w:firstLine="0" w:firstLineChars="0"/>
          </w:pPr>
        </w:pPrChange>
      </w:pPr>
      <w:ins w:id="446" w:author="phoebe" w:date="2018-11-05T14:57:00Z">
        <w:r>
          <w:rPr>
            <w:rFonts w:hint="eastAsia"/>
          </w:rPr>
          <w:t xml:space="preserve">     </w:t>
        </w:r>
      </w:ins>
      <w:ins w:id="447" w:author="phoebe" w:date="2018-11-05T14:57:00Z">
        <w:r>
          <w:rPr/>
          <w:drawing>
            <wp:inline distT="0" distB="0" distL="0" distR="0">
              <wp:extent cx="6107430" cy="3250565"/>
              <wp:effectExtent l="0" t="0" r="0" b="0"/>
              <wp:docPr id="16" name="图片 16" descr="../5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6" name="图片 16" descr="../5.png"/>
                      <pic:cNvPicPr>
                        <a:picLocks noChangeAspect="1" noChangeArrowheads="1"/>
                      </pic:cNvPicPr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07430" cy="32505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>
      <w:pPr>
        <w:pStyle w:val="44"/>
        <w:ind w:left="1140" w:firstLine="0" w:firstLineChars="0"/>
        <w:rPr>
          <w:del w:id="449" w:author="phoebe" w:date="2018-11-05T14:57:00Z"/>
        </w:rPr>
      </w:pPr>
      <w:del w:id="450" w:author="phoebe" w:date="2018-11-05T14:57:00Z">
        <w:r>
          <w:rPr>
            <w:rFonts w:hint="eastAsia"/>
          </w:rPr>
          <w:delText>9.附商品兑换图示</w:delText>
        </w:r>
      </w:del>
    </w:p>
    <w:p>
      <w:pPr>
        <w:pStyle w:val="44"/>
        <w:ind w:left="1140" w:firstLine="0" w:firstLineChars="0"/>
        <w:rPr>
          <w:del w:id="452" w:author="phoebe" w:date="2018-11-05T14:57:00Z"/>
        </w:rPr>
        <w:pPrChange w:id="451" w:author="phoebe" w:date="2018-11-05T14:22:00Z">
          <w:pPr/>
        </w:pPrChange>
      </w:pPr>
    </w:p>
    <w:p>
      <w:pPr>
        <w:pStyle w:val="3"/>
        <w:ind w:firstLine="0" w:firstLineChars="0"/>
        <w:rPr>
          <w:color w:val="000000" w:themeColor="text1"/>
        </w:rPr>
      </w:pPr>
    </w:p>
    <w:p>
      <w:pPr>
        <w:pStyle w:val="3"/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4.</w:t>
      </w:r>
      <w:r>
        <w:rPr>
          <w:rFonts w:ascii="Helvetica Neue" w:hAnsi="Helvetica Neue" w:cs="Helvetica Neue"/>
          <w:kern w:val="0"/>
          <w:sz w:val="28"/>
          <w:szCs w:val="28"/>
        </w:rPr>
        <w:t xml:space="preserve"> </w:t>
      </w:r>
      <w:r>
        <w:rPr>
          <w:color w:val="000000" w:themeColor="text1"/>
        </w:rPr>
        <w:t>商品</w:t>
      </w:r>
      <w:ins w:id="453" w:author="phoebe" w:date="2018-11-02T11:24:00Z">
        <w:r>
          <w:rPr>
            <w:rFonts w:hint="eastAsia"/>
            <w:color w:val="000000" w:themeColor="text1"/>
          </w:rPr>
          <w:t>数量及</w:t>
        </w:r>
      </w:ins>
      <w:r>
        <w:rPr>
          <w:color w:val="000000" w:themeColor="text1"/>
        </w:rPr>
        <w:t>定价规则：</w:t>
      </w:r>
    </w:p>
    <w:p>
      <w:pPr>
        <w:pStyle w:val="3"/>
        <w:ind w:left="780"/>
        <w:rPr>
          <w:color w:val="000000" w:themeColor="text1"/>
        </w:rPr>
      </w:pPr>
      <w:r>
        <w:rPr>
          <w:color w:val="000000" w:themeColor="text1"/>
        </w:rPr>
        <w:t>高中单词通高分权益包30天券（价值5元）：</w:t>
      </w:r>
      <w:ins w:id="454" w:author="phoebe" w:date="2018-11-02T11:23:00Z">
        <w:r>
          <w:rPr>
            <w:rFonts w:hint="eastAsia"/>
            <w:color w:val="000000" w:themeColor="text1"/>
          </w:rPr>
          <w:t>数量600 ，</w:t>
        </w:r>
      </w:ins>
      <w:r>
        <w:rPr>
          <w:color w:val="000000" w:themeColor="text1"/>
        </w:rPr>
        <w:t>100</w:t>
      </w:r>
      <w:r>
        <w:rPr>
          <w:rFonts w:hint="eastAsia"/>
          <w:color w:val="000000" w:themeColor="text1"/>
        </w:rPr>
        <w:t>金币</w:t>
      </w:r>
      <w:ins w:id="455" w:author="phoebe" w:date="2018-11-02T11:23:00Z">
        <w:r>
          <w:rPr>
            <w:rFonts w:hint="eastAsia"/>
            <w:color w:val="000000" w:themeColor="text1"/>
          </w:rPr>
          <w:t>；</w:t>
        </w:r>
      </w:ins>
      <w:ins w:id="456" w:author="phoebe" w:date="2018-11-05T14:25:00Z">
        <w:r>
          <w:rPr>
            <w:rFonts w:hint="eastAsia"/>
          </w:rPr>
          <w:t>每天限量15张；</w:t>
        </w:r>
      </w:ins>
    </w:p>
    <w:p>
      <w:pPr>
        <w:pStyle w:val="3"/>
        <w:ind w:left="780"/>
        <w:rPr>
          <w:color w:val="000000" w:themeColor="text1"/>
        </w:rPr>
      </w:pPr>
      <w:r>
        <w:rPr>
          <w:color w:val="000000" w:themeColor="text1"/>
        </w:rPr>
        <w:t>高考王者VVIP30天券（价值50元）:</w:t>
      </w:r>
      <w:ins w:id="457" w:author="phoebe" w:date="2018-11-02T11:24:00Z">
        <w:r>
          <w:rPr>
            <w:rFonts w:hint="eastAsia"/>
            <w:color w:val="000000" w:themeColor="text1"/>
          </w:rPr>
          <w:t xml:space="preserve"> 数量600 ，</w:t>
        </w:r>
      </w:ins>
      <w:r>
        <w:rPr>
          <w:color w:val="000000" w:themeColor="text1"/>
        </w:rPr>
        <w:t>300</w:t>
      </w:r>
      <w:r>
        <w:rPr>
          <w:rFonts w:hint="eastAsia"/>
          <w:color w:val="000000" w:themeColor="text1"/>
        </w:rPr>
        <w:t>金币</w:t>
      </w:r>
      <w:ins w:id="458" w:author="phoebe" w:date="2018-11-02T11:24:00Z">
        <w:r>
          <w:rPr>
            <w:rFonts w:hint="eastAsia"/>
            <w:color w:val="000000" w:themeColor="text1"/>
          </w:rPr>
          <w:t>；</w:t>
        </w:r>
      </w:ins>
      <w:ins w:id="459" w:author="phoebe" w:date="2018-11-05T14:25:00Z">
        <w:r>
          <w:rPr>
            <w:rFonts w:hint="eastAsia"/>
          </w:rPr>
          <w:t>每天限量15张；</w:t>
        </w:r>
      </w:ins>
    </w:p>
    <w:p>
      <w:pPr>
        <w:pStyle w:val="3"/>
        <w:ind w:left="780"/>
        <w:rPr>
          <w:ins w:id="460" w:author="phoebe" w:date="2018-11-02T12:04:00Z"/>
          <w:color w:val="000000" w:themeColor="text1"/>
        </w:rPr>
      </w:pPr>
      <w:r>
        <w:rPr>
          <w:color w:val="000000" w:themeColor="text1"/>
        </w:rPr>
        <w:t>错题本VIP30天券（价值5元）:</w:t>
      </w:r>
      <w:ins w:id="461" w:author="phoebe" w:date="2018-11-02T11:24:00Z">
        <w:r>
          <w:rPr>
            <w:rFonts w:hint="eastAsia"/>
            <w:color w:val="000000" w:themeColor="text1"/>
          </w:rPr>
          <w:t xml:space="preserve"> 数量600 ，</w:t>
        </w:r>
      </w:ins>
      <w:ins w:id="462" w:author="phoebe" w:date="2018-11-02T12:09:00Z">
        <w:r>
          <w:rPr>
            <w:rFonts w:hint="eastAsia"/>
            <w:color w:val="000000" w:themeColor="text1"/>
          </w:rPr>
          <w:t>100</w:t>
        </w:r>
      </w:ins>
      <w:r>
        <w:rPr>
          <w:rFonts w:hint="eastAsia"/>
          <w:color w:val="000000" w:themeColor="text1"/>
        </w:rPr>
        <w:t>金币</w:t>
      </w:r>
      <w:ins w:id="463" w:author="phoebe" w:date="2018-11-02T11:24:00Z">
        <w:r>
          <w:rPr>
            <w:rFonts w:hint="eastAsia"/>
            <w:color w:val="000000" w:themeColor="text1"/>
          </w:rPr>
          <w:t>；</w:t>
        </w:r>
      </w:ins>
      <w:ins w:id="464" w:author="phoebe" w:date="2018-11-05T14:25:00Z">
        <w:r>
          <w:rPr>
            <w:rFonts w:hint="eastAsia"/>
          </w:rPr>
          <w:t>每天限量15张；</w:t>
        </w:r>
      </w:ins>
    </w:p>
    <w:p>
      <w:pPr>
        <w:pStyle w:val="3"/>
        <w:ind w:left="780"/>
        <w:rPr>
          <w:ins w:id="465" w:author="phoebe" w:date="2018-11-02T12:10:00Z"/>
          <w:color w:val="000000" w:themeColor="text1"/>
        </w:rPr>
      </w:pPr>
      <w:ins w:id="466" w:author="phoebe" w:date="2018-11-02T12:09:00Z">
        <w:r>
          <w:rPr>
            <w:rFonts w:hint="eastAsia"/>
            <w:color w:val="000000" w:themeColor="text1"/>
          </w:rPr>
          <w:t>实物商品：</w:t>
        </w:r>
      </w:ins>
      <w:ins w:id="467" w:author="phoebe" w:date="2018-11-02T12:10:00Z">
        <w:r>
          <w:rPr>
            <w:rFonts w:hint="eastAsia"/>
            <w:color w:val="000000" w:themeColor="text1"/>
          </w:rPr>
          <w:t>华为</w:t>
        </w:r>
      </w:ins>
      <w:ins w:id="468" w:author="phoebe" w:date="2018-11-02T12:10:00Z">
        <w:r>
          <w:rPr>
            <w:color w:val="000000" w:themeColor="text1"/>
          </w:rPr>
          <w:t>mate20</w:t>
        </w:r>
      </w:ins>
      <w:ins w:id="469" w:author="phoebe" w:date="2018-11-02T12:10:00Z">
        <w:r>
          <w:rPr>
            <w:rFonts w:hint="eastAsia"/>
            <w:color w:val="000000" w:themeColor="text1"/>
          </w:rPr>
          <w:t xml:space="preserve"> ：数量1，3000金币；</w:t>
        </w:r>
      </w:ins>
    </w:p>
    <w:p>
      <w:pPr>
        <w:pStyle w:val="3"/>
        <w:ind w:left="780"/>
        <w:rPr>
          <w:ins w:id="470" w:author="phoebe" w:date="2018-11-02T12:10:00Z"/>
          <w:color w:val="000000" w:themeColor="text1"/>
        </w:rPr>
      </w:pPr>
      <w:ins w:id="471" w:author="phoebe" w:date="2018-11-02T12:10:00Z">
        <w:r>
          <w:rPr>
            <w:rFonts w:hint="eastAsia"/>
            <w:color w:val="000000" w:themeColor="text1"/>
          </w:rPr>
          <w:t>实物商品：</w:t>
        </w:r>
      </w:ins>
      <w:ins w:id="472" w:author="phoebe" w:date="2018-11-02T12:11:00Z">
        <w:r>
          <w:rPr>
            <w:rFonts w:hint="eastAsia"/>
            <w:color w:val="000000" w:themeColor="text1"/>
          </w:rPr>
          <w:t>kindle</w:t>
        </w:r>
      </w:ins>
      <w:ins w:id="473" w:author="phoebe" w:date="2018-11-02T12:10:00Z">
        <w:r>
          <w:rPr>
            <w:rFonts w:hint="eastAsia"/>
            <w:color w:val="000000" w:themeColor="text1"/>
          </w:rPr>
          <w:t xml:space="preserve"> ：数量1，2500金币；</w:t>
        </w:r>
      </w:ins>
    </w:p>
    <w:p>
      <w:pPr>
        <w:pStyle w:val="3"/>
        <w:ind w:left="780"/>
        <w:rPr>
          <w:ins w:id="474" w:author="phoebe" w:date="2018-11-02T12:11:00Z"/>
          <w:color w:val="000000" w:themeColor="text1"/>
        </w:rPr>
      </w:pPr>
      <w:ins w:id="475" w:author="phoebe" w:date="2018-11-02T12:11:00Z">
        <w:r>
          <w:rPr>
            <w:rFonts w:hint="eastAsia"/>
            <w:color w:val="000000" w:themeColor="text1"/>
          </w:rPr>
          <w:t>实物商品：pad ：数量1，2500金币；</w:t>
        </w:r>
      </w:ins>
    </w:p>
    <w:p>
      <w:pPr>
        <w:pStyle w:val="3"/>
        <w:ind w:left="780"/>
        <w:rPr>
          <w:ins w:id="476" w:author="phoebe" w:date="2018-11-02T12:11:00Z"/>
          <w:color w:val="000000" w:themeColor="text1"/>
        </w:rPr>
      </w:pPr>
      <w:ins w:id="477" w:author="phoebe" w:date="2018-11-02T12:11:00Z">
        <w:r>
          <w:rPr>
            <w:rFonts w:hint="eastAsia"/>
            <w:color w:val="000000" w:themeColor="text1"/>
          </w:rPr>
          <w:t>实物商品：机器人 ：数量2，2000金币；</w:t>
        </w:r>
      </w:ins>
    </w:p>
    <w:p>
      <w:pPr>
        <w:pStyle w:val="3"/>
        <w:ind w:left="780"/>
        <w:rPr>
          <w:ins w:id="478" w:author="phoebe" w:date="2018-11-02T12:12:00Z"/>
          <w:b/>
          <w:color w:val="000000" w:themeColor="text1"/>
          <w:rPrChange w:id="479" w:author="phoebe" w:date="2018-11-05T14:24:00Z">
            <w:rPr>
              <w:ins w:id="480" w:author="phoebe" w:date="2018-11-02T12:12:00Z"/>
              <w:color w:val="000000" w:themeColor="text1"/>
            </w:rPr>
          </w:rPrChange>
        </w:rPr>
      </w:pPr>
      <w:ins w:id="481" w:author="phoebe" w:date="2018-11-02T12:12:00Z">
        <w:r>
          <w:rPr>
            <w:rFonts w:hint="eastAsia"/>
            <w:color w:val="000000" w:themeColor="text1"/>
          </w:rPr>
          <w:t>实物商品：蓝牙音箱 ：数量100，1600金币；</w:t>
        </w:r>
      </w:ins>
      <w:ins w:id="482" w:author="phoebe" w:date="2018-11-05T14:24:00Z">
        <w:r>
          <w:rPr>
            <w:rFonts w:hint="eastAsia"/>
          </w:rPr>
          <w:t>每天</w:t>
        </w:r>
      </w:ins>
      <w:ins w:id="483" w:author="phoebe" w:date="2018-11-05T14:25:00Z">
        <w:r>
          <w:rPr>
            <w:rFonts w:hint="eastAsia"/>
          </w:rPr>
          <w:t>限量</w:t>
        </w:r>
      </w:ins>
      <w:ins w:id="484" w:author="phoebe" w:date="2018-11-05T14:24:00Z">
        <w:r>
          <w:rPr>
            <w:rFonts w:hint="eastAsia"/>
          </w:rPr>
          <w:t>2个</w:t>
        </w:r>
      </w:ins>
      <w:ins w:id="485" w:author="phoebe" w:date="2018-11-05T14:25:00Z">
        <w:r>
          <w:rPr>
            <w:rFonts w:hint="eastAsia"/>
          </w:rPr>
          <w:t>；</w:t>
        </w:r>
      </w:ins>
    </w:p>
    <w:p>
      <w:pPr>
        <w:pStyle w:val="3"/>
        <w:ind w:left="780"/>
        <w:rPr>
          <w:color w:val="000000" w:themeColor="text1"/>
        </w:rPr>
      </w:pPr>
    </w:p>
    <w:p>
      <w:pPr>
        <w:pStyle w:val="3"/>
        <w:ind w:left="780" w:firstLineChars="0"/>
        <w:rPr>
          <w:del w:id="486" w:author="phoebe" w:date="2018-11-02T12:04:00Z"/>
          <w:color w:val="000000" w:themeColor="text1"/>
        </w:rPr>
      </w:pPr>
      <w:del w:id="487" w:author="phoebe" w:date="2018-11-02T12:04:00Z">
        <w:r>
          <w:rPr>
            <w:color w:val="000000" w:themeColor="text1"/>
          </w:rPr>
          <w:delText>实物奖励（待定）</w:delText>
        </w:r>
      </w:del>
    </w:p>
    <w:p>
      <w:pPr>
        <w:pStyle w:val="3"/>
        <w:ind w:left="780" w:firstLineChars="0"/>
        <w:rPr>
          <w:color w:val="000000" w:themeColor="text1"/>
        </w:rPr>
      </w:pPr>
    </w:p>
    <w:p>
      <w:pPr>
        <w:pStyle w:val="3"/>
        <w:ind w:left="780" w:firstLineChars="0"/>
        <w:rPr>
          <w:color w:val="000000" w:themeColor="text1"/>
        </w:rPr>
      </w:pPr>
    </w:p>
    <w:p>
      <w:pPr>
        <w:pStyle w:val="3"/>
        <w:ind w:firstLine="0" w:firstLineChars="0"/>
      </w:pPr>
    </w:p>
    <w:p>
      <w:pPr>
        <w:pStyle w:val="4"/>
      </w:pPr>
      <w:bookmarkStart w:id="16" w:name="_Toc528924187"/>
      <w:r>
        <w:rPr>
          <w:rFonts w:hint="eastAsia" w:ascii="仿宋" w:hAnsi="仿宋" w:eastAsia="仿宋"/>
          <w:sz w:val="24"/>
          <w:szCs w:val="24"/>
        </w:rPr>
        <w:t>兑换记录</w:t>
      </w:r>
      <w:bookmarkEnd w:id="16"/>
    </w:p>
    <w:p>
      <w:pPr>
        <w:pStyle w:val="3"/>
        <w:ind w:left="780" w:firstLine="0" w:firstLineChars="0"/>
        <w:rPr>
          <w:color w:val="000000" w:themeColor="text1"/>
        </w:rPr>
      </w:pPr>
      <w:ins w:id="488" w:author="phoebe" w:date="2018-11-02T10:30:00Z">
        <w:r>
          <w:rPr>
            <w:color w:val="000000" w:themeColor="text1"/>
            <w:rPrChange w:id="491" w:author="Unknown" w:date="">
              <w:rPr/>
            </w:rPrChange>
          </w:rPr>
          <w:drawing>
            <wp:inline distT="0" distB="0" distL="0" distR="0">
              <wp:extent cx="1537970" cy="2501265"/>
              <wp:effectExtent l="0" t="0" r="0" b="0"/>
              <wp:docPr id="7" name="图片 7" descr="../1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图片 7" descr="../1.png"/>
                      <pic:cNvPicPr>
                        <a:picLocks noChangeAspect="1" noChangeArrowheads="1"/>
                      </pic:cNvPicPr>
                    </pic:nvPicPr>
                    <pic:blipFill>
                      <a:blip r:embed="rId1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40748" cy="25060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del w:id="492" w:author="phoebe" w:date="2018-11-02T10:29:00Z">
        <w:r>
          <w:rPr>
            <w:color w:val="000000" w:themeColor="text1"/>
            <w:rPrChange w:id="495" w:author="Unknown" w:date="">
              <w:rPr/>
            </w:rPrChange>
          </w:rPr>
          <w:drawing>
            <wp:inline distT="0" distB="0" distL="0" distR="0">
              <wp:extent cx="2016760" cy="3465830"/>
              <wp:effectExtent l="0" t="0" r="0" b="0"/>
              <wp:docPr id="3" name="图片 3" descr="7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图片 3" descr="7.png"/>
                      <pic:cNvPicPr>
                        <a:picLocks noChangeAspect="1" noChangeArrowheads="1"/>
                      </pic:cNvPicPr>
                    </pic:nvPicPr>
                    <pic:blipFill>
                      <a:blip r:embed="rId1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019148" cy="346972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>
      <w:pPr>
        <w:pStyle w:val="3"/>
        <w:ind w:left="780" w:firstLine="0" w:firstLineChars="0"/>
        <w:rPr>
          <w:color w:val="000000" w:themeColor="text1"/>
        </w:rPr>
      </w:pPr>
    </w:p>
    <w:p>
      <w:pPr>
        <w:pStyle w:val="3"/>
        <w:numPr>
          <w:ilvl w:val="0"/>
          <w:numId w:val="7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兑换记录列表按 用户兑换商品时间倒序排列；</w:t>
      </w:r>
    </w:p>
    <w:p>
      <w:pPr>
        <w:pStyle w:val="3"/>
        <w:numPr>
          <w:ilvl w:val="0"/>
          <w:numId w:val="7"/>
        </w:numPr>
        <w:ind w:firstLineChars="0"/>
        <w:rPr>
          <w:ins w:id="496" w:author="phoebe" w:date="2018-11-02T10:30:00Z"/>
          <w:color w:val="000000" w:themeColor="text1"/>
        </w:rPr>
      </w:pPr>
      <w:r>
        <w:rPr>
          <w:rFonts w:hint="eastAsia"/>
          <w:color w:val="000000" w:themeColor="text1"/>
        </w:rPr>
        <w:t>已开通特权商品列表展示该特权的开通账号和特权有效期；</w:t>
      </w:r>
    </w:p>
    <w:p>
      <w:pPr>
        <w:pStyle w:val="3"/>
        <w:numPr>
          <w:ilvl w:val="0"/>
          <w:numId w:val="7"/>
        </w:numPr>
        <w:ind w:firstLineChars="0"/>
        <w:rPr>
          <w:color w:val="000000" w:themeColor="text1"/>
        </w:rPr>
      </w:pPr>
      <w:ins w:id="497" w:author="phoebe" w:date="2018-11-02T10:30:00Z">
        <w:r>
          <w:rPr>
            <w:rFonts w:hint="eastAsia"/>
            <w:color w:val="000000" w:themeColor="text1"/>
          </w:rPr>
          <w:t>实物奖品展示收货人、手机号码、收货</w:t>
        </w:r>
      </w:ins>
      <w:ins w:id="498" w:author="phoebe" w:date="2018-11-02T10:31:00Z">
        <w:r>
          <w:rPr>
            <w:rFonts w:hint="eastAsia"/>
            <w:color w:val="000000" w:themeColor="text1"/>
          </w:rPr>
          <w:t>地址信息；展示未发货、已发货状态；</w:t>
        </w:r>
      </w:ins>
    </w:p>
    <w:p>
      <w:pPr>
        <w:pStyle w:val="3"/>
        <w:ind w:firstLine="0" w:firstLineChars="0"/>
        <w:rPr>
          <w:color w:val="000000" w:themeColor="text1"/>
        </w:rPr>
      </w:pPr>
    </w:p>
    <w:p>
      <w:pPr>
        <w:pStyle w:val="4"/>
      </w:pPr>
      <w:bookmarkStart w:id="17" w:name="_Toc528924188"/>
      <w:r>
        <w:rPr>
          <w:rFonts w:hint="eastAsia" w:ascii="仿宋" w:hAnsi="仿宋" w:eastAsia="仿宋"/>
          <w:sz w:val="24"/>
          <w:szCs w:val="24"/>
        </w:rPr>
        <w:t>活动规则</w:t>
      </w:r>
      <w:bookmarkEnd w:id="17"/>
      <w:r>
        <w:rPr>
          <w:rFonts w:hint="eastAsia" w:ascii="仿宋" w:hAnsi="仿宋" w:eastAsia="仿宋"/>
          <w:sz w:val="24"/>
          <w:szCs w:val="24"/>
        </w:rPr>
        <w:t xml:space="preserve"> </w:t>
      </w:r>
    </w:p>
    <w:p>
      <w:pPr>
        <w:pStyle w:val="3"/>
        <w:ind w:firstLine="0" w:firstLineChars="0"/>
        <w:rPr>
          <w:color w:val="000000" w:themeColor="text1"/>
        </w:rPr>
      </w:pPr>
    </w:p>
    <w:p>
      <w:pPr>
        <w:pStyle w:val="3"/>
        <w:ind w:firstLine="0" w:firstLineChars="0"/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>
            <wp:extent cx="2159000" cy="3404235"/>
            <wp:effectExtent l="0" t="0" r="0" b="0"/>
            <wp:docPr id="5" name="图片 5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1508" cy="3408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firstLine="0" w:firstLineChars="0"/>
        <w:rPr>
          <w:color w:val="000000" w:themeColor="text1"/>
        </w:rPr>
      </w:pPr>
    </w:p>
    <w:p>
      <w:pPr>
        <w:pStyle w:val="3"/>
        <w:ind w:firstLine="0"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1.用户落地页点击“活动规则”按钮，弹出活动规则弹窗；弹窗支持 下拉滑动、关闭功能；</w:t>
      </w:r>
    </w:p>
    <w:p>
      <w:pPr>
        <w:pStyle w:val="3"/>
        <w:ind w:firstLine="0" w:firstLineChars="0"/>
      </w:pPr>
    </w:p>
    <w:p>
      <w:pPr>
        <w:pStyle w:val="4"/>
        <w:rPr>
          <w:rFonts w:ascii="仿宋" w:hAnsi="仿宋" w:eastAsia="仿宋"/>
          <w:sz w:val="24"/>
          <w:szCs w:val="24"/>
        </w:rPr>
      </w:pPr>
      <w:bookmarkStart w:id="18" w:name="_Toc528924189"/>
      <w:r>
        <w:rPr>
          <w:rFonts w:ascii="仿宋" w:hAnsi="仿宋" w:eastAsia="仿宋"/>
          <w:sz w:val="24"/>
          <w:szCs w:val="24"/>
        </w:rPr>
        <w:t>分享</w:t>
      </w:r>
      <w:r>
        <w:rPr>
          <w:rFonts w:hint="eastAsia" w:ascii="仿宋" w:hAnsi="仿宋" w:eastAsia="仿宋"/>
          <w:sz w:val="24"/>
          <w:szCs w:val="24"/>
        </w:rPr>
        <w:t>相关标题描述</w:t>
      </w:r>
      <w:bookmarkEnd w:id="18"/>
    </w:p>
    <w:p>
      <w:pPr>
        <w:pStyle w:val="3"/>
      </w:pPr>
      <w:r>
        <w:drawing>
          <wp:inline distT="0" distB="0" distL="0" distR="0">
            <wp:extent cx="2629535" cy="1308100"/>
            <wp:effectExtent l="0" t="0" r="0" b="0"/>
            <wp:docPr id="21" name="图片 21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1534" cy="1318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用户落地页点击“去分享”按钮，调</w:t>
      </w:r>
      <w:r>
        <w:t>出微信分享页面,支持微信好友、</w:t>
      </w:r>
      <w:r>
        <w:rPr>
          <w:rFonts w:hint="eastAsia"/>
        </w:rPr>
        <w:t>微信朋友</w:t>
      </w:r>
      <w:r>
        <w:t>圈</w:t>
      </w:r>
      <w:r>
        <w:rPr>
          <w:rFonts w:hint="eastAsia"/>
        </w:rPr>
        <w:t>分享</w:t>
      </w:r>
      <w:r>
        <w:t>。</w:t>
      </w:r>
    </w:p>
    <w:p>
      <w:pPr>
        <w:pStyle w:val="3"/>
      </w:pPr>
      <w:r>
        <w:rPr>
          <w:rFonts w:hint="eastAsia"/>
        </w:rPr>
        <w:t>分享标题</w:t>
      </w:r>
      <w:r>
        <w:t xml:space="preserve">：中国式家长打工季，吐血为娃赚神器。 </w:t>
      </w:r>
    </w:p>
    <w:p>
      <w:pPr>
        <w:pStyle w:val="3"/>
      </w:pPr>
      <w:r>
        <w:rPr>
          <w:rFonts w:hint="eastAsia"/>
        </w:rPr>
        <w:t>分享描述</w:t>
      </w:r>
      <w:r>
        <w:t>：总价值60元的提分神器，年末免费领。文理科同步学习，高考重点备战，一网打尽啦……</w:t>
      </w:r>
    </w:p>
    <w:p>
      <w:pPr>
        <w:pStyle w:val="3"/>
        <w:ind w:firstLine="0" w:firstLineChars="0"/>
        <w:rPr>
          <w:color w:val="7F7F7F" w:themeColor="background1" w:themeShade="80"/>
        </w:rPr>
      </w:pPr>
      <w:r>
        <w:rPr>
          <w:rFonts w:hint="eastAsia"/>
        </w:rPr>
        <w:t xml:space="preserve">    分享</w:t>
      </w:r>
      <w:r>
        <w:t xml:space="preserve">图标 </w:t>
      </w:r>
    </w:p>
    <w:sectPr>
      <w:footerReference r:id="rId4" w:type="default"/>
      <w:pgSz w:w="11906" w:h="16838"/>
      <w:pgMar w:top="1440" w:right="1134" w:bottom="1440" w:left="1134" w:header="851" w:footer="1134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PingFang SC">
    <w:altName w:val="宋体"/>
    <w:panose1 w:val="020B0400000000000000"/>
    <w:charset w:val="86"/>
    <w:family w:val="auto"/>
    <w:pitch w:val="default"/>
    <w:sig w:usb0="00000000" w:usb1="00000000" w:usb2="00000016" w:usb3="00000000" w:csb0="00140001" w:csb1="00000000"/>
  </w:font>
  <w:font w:name="Helvetica Neue">
    <w:altName w:val="Corbel"/>
    <w:panose1 w:val="02000503000000020004"/>
    <w:charset w:val="00"/>
    <w:family w:val="auto"/>
    <w:pitch w:val="default"/>
    <w:sig w:usb0="00000000" w:usb1="00000000" w:usb2="00000010" w:usb3="00000000" w:csb0="00000001" w:csb1="0000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  <w:jc w:val="center"/>
      <w:rPr>
        <w:rFonts w:ascii="微软雅黑" w:hAnsi="微软雅黑" w:eastAsia="微软雅黑"/>
        <w:sz w:val="21"/>
        <w:szCs w:val="21"/>
      </w:rPr>
    </w:pPr>
    <w:r>
      <w:rPr>
        <w:rFonts w:hint="eastAsia" w:ascii="微软雅黑" w:hAnsi="微软雅黑" w:eastAsia="微软雅黑"/>
        <w:sz w:val="21"/>
        <w:szCs w:val="21"/>
      </w:rPr>
      <w:t>第</w:t>
    </w:r>
    <w:r>
      <w:rPr>
        <w:rFonts w:ascii="微软雅黑" w:hAnsi="微软雅黑" w:eastAsia="微软雅黑"/>
        <w:sz w:val="21"/>
        <w:szCs w:val="21"/>
      </w:rPr>
      <w:fldChar w:fldCharType="begin"/>
    </w:r>
    <w:r>
      <w:rPr>
        <w:rFonts w:ascii="微软雅黑" w:hAnsi="微软雅黑" w:eastAsia="微软雅黑"/>
        <w:sz w:val="21"/>
        <w:szCs w:val="21"/>
      </w:rPr>
      <w:instrText xml:space="preserve">PAGE   \* MERGEFORMAT</w:instrText>
    </w:r>
    <w:r>
      <w:rPr>
        <w:rFonts w:ascii="微软雅黑" w:hAnsi="微软雅黑" w:eastAsia="微软雅黑"/>
        <w:sz w:val="21"/>
        <w:szCs w:val="21"/>
      </w:rPr>
      <w:fldChar w:fldCharType="separate"/>
    </w:r>
    <w:r>
      <w:rPr>
        <w:rFonts w:ascii="微软雅黑" w:hAnsi="微软雅黑" w:eastAsia="微软雅黑"/>
        <w:sz w:val="21"/>
        <w:szCs w:val="21"/>
        <w:lang w:val="zh-CN"/>
      </w:rPr>
      <w:t>8</w:t>
    </w:r>
    <w:r>
      <w:rPr>
        <w:rFonts w:ascii="微软雅黑" w:hAnsi="微软雅黑" w:eastAsia="微软雅黑"/>
        <w:sz w:val="21"/>
        <w:szCs w:val="21"/>
      </w:rPr>
      <w:fldChar w:fldCharType="end"/>
    </w:r>
    <w:r>
      <w:rPr>
        <w:rFonts w:hint="eastAsia" w:ascii="微软雅黑" w:hAnsi="微软雅黑" w:eastAsia="微软雅黑"/>
        <w:sz w:val="21"/>
        <w:szCs w:val="21"/>
      </w:rPr>
      <w:t>页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r>
      <w:drawing>
        <wp:inline distT="0" distB="0" distL="0" distR="0">
          <wp:extent cx="1347470" cy="398145"/>
          <wp:effectExtent l="0" t="0" r="5080" b="1905"/>
          <wp:docPr id="4" name="图片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4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18895" cy="41967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EA556B"/>
    <w:multiLevelType w:val="multilevel"/>
    <w:tmpl w:val="15EA556B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960" w:hanging="480"/>
      </w:pPr>
    </w:lvl>
    <w:lvl w:ilvl="2" w:tentative="0">
      <w:start w:val="1"/>
      <w:numFmt w:val="lowerRoman"/>
      <w:lvlText w:val="%3."/>
      <w:lvlJc w:val="right"/>
      <w:pPr>
        <w:ind w:left="1440" w:hanging="480"/>
      </w:pPr>
    </w:lvl>
    <w:lvl w:ilvl="3" w:tentative="0">
      <w:start w:val="1"/>
      <w:numFmt w:val="decimal"/>
      <w:lvlText w:val="%4."/>
      <w:lvlJc w:val="left"/>
      <w:pPr>
        <w:ind w:left="1920" w:hanging="480"/>
      </w:pPr>
    </w:lvl>
    <w:lvl w:ilvl="4" w:tentative="0">
      <w:start w:val="1"/>
      <w:numFmt w:val="lowerLetter"/>
      <w:lvlText w:val="%5)"/>
      <w:lvlJc w:val="left"/>
      <w:pPr>
        <w:ind w:left="2400" w:hanging="480"/>
      </w:pPr>
    </w:lvl>
    <w:lvl w:ilvl="5" w:tentative="0">
      <w:start w:val="1"/>
      <w:numFmt w:val="lowerRoman"/>
      <w:lvlText w:val="%6."/>
      <w:lvlJc w:val="right"/>
      <w:pPr>
        <w:ind w:left="2880" w:hanging="480"/>
      </w:pPr>
    </w:lvl>
    <w:lvl w:ilvl="6" w:tentative="0">
      <w:start w:val="1"/>
      <w:numFmt w:val="decimal"/>
      <w:lvlText w:val="%7."/>
      <w:lvlJc w:val="left"/>
      <w:pPr>
        <w:ind w:left="3360" w:hanging="480"/>
      </w:pPr>
    </w:lvl>
    <w:lvl w:ilvl="7" w:tentative="0">
      <w:start w:val="1"/>
      <w:numFmt w:val="lowerLetter"/>
      <w:lvlText w:val="%8)"/>
      <w:lvlJc w:val="left"/>
      <w:pPr>
        <w:ind w:left="3840" w:hanging="480"/>
      </w:pPr>
    </w:lvl>
    <w:lvl w:ilvl="8" w:tentative="0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CD01899"/>
    <w:multiLevelType w:val="multilevel"/>
    <w:tmpl w:val="1CD01899"/>
    <w:lvl w:ilvl="0" w:tentative="0">
      <w:start w:val="1"/>
      <w:numFmt w:val="decimal"/>
      <w:pStyle w:val="2"/>
      <w:lvlText w:val="%1"/>
      <w:lvlJc w:val="left"/>
      <w:pPr>
        <w:tabs>
          <w:tab w:val="left" w:pos="432"/>
        </w:tabs>
        <w:ind w:left="432" w:hanging="432"/>
      </w:pPr>
    </w:lvl>
    <w:lvl w:ilvl="1" w:tentative="0">
      <w:start w:val="1"/>
      <w:numFmt w:val="decimal"/>
      <w:pStyle w:val="4"/>
      <w:lvlText w:val="%1.%2"/>
      <w:lvlJc w:val="left"/>
      <w:pPr>
        <w:tabs>
          <w:tab w:val="left" w:pos="576"/>
        </w:tabs>
        <w:ind w:left="576" w:hanging="576"/>
      </w:pPr>
    </w:lvl>
    <w:lvl w:ilvl="2" w:tentative="0">
      <w:start w:val="1"/>
      <w:numFmt w:val="decimal"/>
      <w:pStyle w:val="5"/>
      <w:lvlText w:val="%1.%2.%3"/>
      <w:lvlJc w:val="left"/>
      <w:pPr>
        <w:tabs>
          <w:tab w:val="left" w:pos="720"/>
        </w:tabs>
        <w:ind w:left="720" w:hanging="720"/>
      </w:pPr>
    </w:lvl>
    <w:lvl w:ilvl="3" w:tentative="0">
      <w:start w:val="1"/>
      <w:numFmt w:val="decimal"/>
      <w:pStyle w:val="6"/>
      <w:lvlText w:val="%1.%2.%3.%4"/>
      <w:lvlJc w:val="left"/>
      <w:pPr>
        <w:tabs>
          <w:tab w:val="left" w:pos="2140"/>
        </w:tabs>
        <w:ind w:left="2140" w:hanging="864"/>
      </w:pPr>
    </w:lvl>
    <w:lvl w:ilvl="4" w:tentative="0">
      <w:start w:val="1"/>
      <w:numFmt w:val="decimal"/>
      <w:pStyle w:val="7"/>
      <w:lvlText w:val="%1.%2.%3.%4.%5"/>
      <w:lvlJc w:val="left"/>
      <w:pPr>
        <w:tabs>
          <w:tab w:val="left" w:pos="1008"/>
        </w:tabs>
        <w:ind w:left="1008" w:hanging="1008"/>
      </w:p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2">
    <w:nsid w:val="3823580B"/>
    <w:multiLevelType w:val="multilevel"/>
    <w:tmpl w:val="3823580B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960" w:hanging="480"/>
      </w:pPr>
    </w:lvl>
    <w:lvl w:ilvl="2" w:tentative="0">
      <w:start w:val="1"/>
      <w:numFmt w:val="lowerRoman"/>
      <w:lvlText w:val="%3."/>
      <w:lvlJc w:val="right"/>
      <w:pPr>
        <w:ind w:left="1440" w:hanging="480"/>
      </w:pPr>
    </w:lvl>
    <w:lvl w:ilvl="3" w:tentative="0">
      <w:start w:val="1"/>
      <w:numFmt w:val="decimal"/>
      <w:lvlText w:val="%4."/>
      <w:lvlJc w:val="left"/>
      <w:pPr>
        <w:ind w:left="1920" w:hanging="480"/>
      </w:pPr>
    </w:lvl>
    <w:lvl w:ilvl="4" w:tentative="0">
      <w:start w:val="1"/>
      <w:numFmt w:val="lowerLetter"/>
      <w:lvlText w:val="%5)"/>
      <w:lvlJc w:val="left"/>
      <w:pPr>
        <w:ind w:left="2400" w:hanging="480"/>
      </w:pPr>
    </w:lvl>
    <w:lvl w:ilvl="5" w:tentative="0">
      <w:start w:val="1"/>
      <w:numFmt w:val="lowerRoman"/>
      <w:lvlText w:val="%6."/>
      <w:lvlJc w:val="right"/>
      <w:pPr>
        <w:ind w:left="2880" w:hanging="480"/>
      </w:pPr>
    </w:lvl>
    <w:lvl w:ilvl="6" w:tentative="0">
      <w:start w:val="1"/>
      <w:numFmt w:val="decimal"/>
      <w:lvlText w:val="%7."/>
      <w:lvlJc w:val="left"/>
      <w:pPr>
        <w:ind w:left="3360" w:hanging="480"/>
      </w:pPr>
    </w:lvl>
    <w:lvl w:ilvl="7" w:tentative="0">
      <w:start w:val="1"/>
      <w:numFmt w:val="lowerLetter"/>
      <w:lvlText w:val="%8)"/>
      <w:lvlJc w:val="left"/>
      <w:pPr>
        <w:ind w:left="3840" w:hanging="480"/>
      </w:pPr>
    </w:lvl>
    <w:lvl w:ilvl="8" w:tentative="0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44ED6F27"/>
    <w:multiLevelType w:val="multilevel"/>
    <w:tmpl w:val="44ED6F27"/>
    <w:lvl w:ilvl="0" w:tentative="0">
      <w:start w:val="1"/>
      <w:numFmt w:val="decimal"/>
      <w:lvlText w:val="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 w:tentative="0">
      <w:start w:val="1"/>
      <w:numFmt w:val="decimal"/>
      <w:pStyle w:val="8"/>
      <w:lvlText w:val="%5.%2.%3.%4.%6.%1"/>
      <w:lvlJc w:val="left"/>
      <w:pPr>
        <w:tabs>
          <w:tab w:val="left" w:pos="1134"/>
        </w:tabs>
        <w:ind w:left="1134" w:hanging="1134"/>
      </w:pPr>
      <w:rPr>
        <w:rFonts w:hint="eastAsia"/>
        <w:b/>
        <w:i w:val="0"/>
      </w:r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4">
    <w:nsid w:val="69FB046D"/>
    <w:multiLevelType w:val="multilevel"/>
    <w:tmpl w:val="69FB046D"/>
    <w:lvl w:ilvl="0" w:tentative="0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740" w:hanging="480"/>
      </w:pPr>
    </w:lvl>
    <w:lvl w:ilvl="2" w:tentative="0">
      <w:start w:val="1"/>
      <w:numFmt w:val="lowerRoman"/>
      <w:lvlText w:val="%3."/>
      <w:lvlJc w:val="right"/>
      <w:pPr>
        <w:ind w:left="2220" w:hanging="480"/>
      </w:pPr>
    </w:lvl>
    <w:lvl w:ilvl="3" w:tentative="0">
      <w:start w:val="1"/>
      <w:numFmt w:val="decimal"/>
      <w:lvlText w:val="%4."/>
      <w:lvlJc w:val="left"/>
      <w:pPr>
        <w:ind w:left="2700" w:hanging="480"/>
      </w:pPr>
    </w:lvl>
    <w:lvl w:ilvl="4" w:tentative="0">
      <w:start w:val="1"/>
      <w:numFmt w:val="lowerLetter"/>
      <w:lvlText w:val="%5)"/>
      <w:lvlJc w:val="left"/>
      <w:pPr>
        <w:ind w:left="3180" w:hanging="480"/>
      </w:pPr>
    </w:lvl>
    <w:lvl w:ilvl="5" w:tentative="0">
      <w:start w:val="1"/>
      <w:numFmt w:val="lowerRoman"/>
      <w:lvlText w:val="%6."/>
      <w:lvlJc w:val="right"/>
      <w:pPr>
        <w:ind w:left="3660" w:hanging="480"/>
      </w:pPr>
    </w:lvl>
    <w:lvl w:ilvl="6" w:tentative="0">
      <w:start w:val="1"/>
      <w:numFmt w:val="decimal"/>
      <w:lvlText w:val="%7."/>
      <w:lvlJc w:val="left"/>
      <w:pPr>
        <w:ind w:left="4140" w:hanging="480"/>
      </w:pPr>
    </w:lvl>
    <w:lvl w:ilvl="7" w:tentative="0">
      <w:start w:val="1"/>
      <w:numFmt w:val="lowerLetter"/>
      <w:lvlText w:val="%8)"/>
      <w:lvlJc w:val="left"/>
      <w:pPr>
        <w:ind w:left="4620" w:hanging="480"/>
      </w:pPr>
    </w:lvl>
    <w:lvl w:ilvl="8" w:tentative="0">
      <w:start w:val="1"/>
      <w:numFmt w:val="lowerRoman"/>
      <w:lvlText w:val="%9."/>
      <w:lvlJc w:val="right"/>
      <w:pPr>
        <w:ind w:left="5100" w:hanging="480"/>
      </w:pPr>
    </w:lvl>
  </w:abstractNum>
  <w:abstractNum w:abstractNumId="5">
    <w:nsid w:val="6E057CFB"/>
    <w:multiLevelType w:val="multilevel"/>
    <w:tmpl w:val="6E057CFB"/>
    <w:lvl w:ilvl="0" w:tentative="0">
      <w:start w:val="1"/>
      <w:numFmt w:val="decimal"/>
      <w:lvlText w:val="%1."/>
      <w:lvlJc w:val="left"/>
      <w:pPr>
        <w:ind w:left="114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740" w:hanging="480"/>
      </w:pPr>
    </w:lvl>
    <w:lvl w:ilvl="2" w:tentative="0">
      <w:start w:val="1"/>
      <w:numFmt w:val="lowerRoman"/>
      <w:lvlText w:val="%3."/>
      <w:lvlJc w:val="right"/>
      <w:pPr>
        <w:ind w:left="2220" w:hanging="480"/>
      </w:pPr>
    </w:lvl>
    <w:lvl w:ilvl="3" w:tentative="0">
      <w:start w:val="1"/>
      <w:numFmt w:val="decimal"/>
      <w:lvlText w:val="%4."/>
      <w:lvlJc w:val="left"/>
      <w:pPr>
        <w:ind w:left="2700" w:hanging="480"/>
      </w:pPr>
    </w:lvl>
    <w:lvl w:ilvl="4" w:tentative="0">
      <w:start w:val="1"/>
      <w:numFmt w:val="lowerLetter"/>
      <w:lvlText w:val="%5)"/>
      <w:lvlJc w:val="left"/>
      <w:pPr>
        <w:ind w:left="3180" w:hanging="480"/>
      </w:pPr>
    </w:lvl>
    <w:lvl w:ilvl="5" w:tentative="0">
      <w:start w:val="1"/>
      <w:numFmt w:val="lowerRoman"/>
      <w:lvlText w:val="%6."/>
      <w:lvlJc w:val="right"/>
      <w:pPr>
        <w:ind w:left="3660" w:hanging="480"/>
      </w:pPr>
    </w:lvl>
    <w:lvl w:ilvl="6" w:tentative="0">
      <w:start w:val="1"/>
      <w:numFmt w:val="decimal"/>
      <w:lvlText w:val="%7."/>
      <w:lvlJc w:val="left"/>
      <w:pPr>
        <w:ind w:left="4140" w:hanging="480"/>
      </w:pPr>
    </w:lvl>
    <w:lvl w:ilvl="7" w:tentative="0">
      <w:start w:val="1"/>
      <w:numFmt w:val="lowerLetter"/>
      <w:lvlText w:val="%8)"/>
      <w:lvlJc w:val="left"/>
      <w:pPr>
        <w:ind w:left="4620" w:hanging="480"/>
      </w:pPr>
    </w:lvl>
    <w:lvl w:ilvl="8" w:tentative="0">
      <w:start w:val="1"/>
      <w:numFmt w:val="lowerRoman"/>
      <w:lvlText w:val="%9."/>
      <w:lvlJc w:val="right"/>
      <w:pPr>
        <w:ind w:left="5100" w:hanging="480"/>
      </w:pPr>
    </w:lvl>
  </w:abstractNum>
  <w:abstractNum w:abstractNumId="6">
    <w:nsid w:val="716B5A9C"/>
    <w:multiLevelType w:val="multilevel"/>
    <w:tmpl w:val="716B5A9C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960" w:hanging="480"/>
      </w:pPr>
    </w:lvl>
    <w:lvl w:ilvl="2" w:tentative="0">
      <w:start w:val="1"/>
      <w:numFmt w:val="lowerRoman"/>
      <w:lvlText w:val="%3."/>
      <w:lvlJc w:val="right"/>
      <w:pPr>
        <w:ind w:left="1440" w:hanging="480"/>
      </w:pPr>
    </w:lvl>
    <w:lvl w:ilvl="3" w:tentative="0">
      <w:start w:val="1"/>
      <w:numFmt w:val="decimal"/>
      <w:lvlText w:val="%4."/>
      <w:lvlJc w:val="left"/>
      <w:pPr>
        <w:ind w:left="1920" w:hanging="480"/>
      </w:pPr>
    </w:lvl>
    <w:lvl w:ilvl="4" w:tentative="0">
      <w:start w:val="1"/>
      <w:numFmt w:val="lowerLetter"/>
      <w:lvlText w:val="%5)"/>
      <w:lvlJc w:val="left"/>
      <w:pPr>
        <w:ind w:left="2400" w:hanging="480"/>
      </w:pPr>
    </w:lvl>
    <w:lvl w:ilvl="5" w:tentative="0">
      <w:start w:val="1"/>
      <w:numFmt w:val="lowerRoman"/>
      <w:lvlText w:val="%6."/>
      <w:lvlJc w:val="right"/>
      <w:pPr>
        <w:ind w:left="2880" w:hanging="480"/>
      </w:pPr>
    </w:lvl>
    <w:lvl w:ilvl="6" w:tentative="0">
      <w:start w:val="1"/>
      <w:numFmt w:val="decimal"/>
      <w:lvlText w:val="%7."/>
      <w:lvlJc w:val="left"/>
      <w:pPr>
        <w:ind w:left="3360" w:hanging="480"/>
      </w:pPr>
    </w:lvl>
    <w:lvl w:ilvl="7" w:tentative="0">
      <w:start w:val="1"/>
      <w:numFmt w:val="lowerLetter"/>
      <w:lvlText w:val="%8)"/>
      <w:lvlJc w:val="left"/>
      <w:pPr>
        <w:ind w:left="3840" w:hanging="480"/>
      </w:pPr>
    </w:lvl>
    <w:lvl w:ilvl="8" w:tentative="0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6"/>
  </w:num>
  <w:num w:numId="6">
    <w:abstractNumId w:val="4"/>
  </w:num>
  <w:num w:numId="7">
    <w:abstractNumId w:val="5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phoebe">
    <w15:presenceInfo w15:providerId="None" w15:userId="phoebe"/>
  </w15:person>
  <w15:person w15:author="Unknown">
    <w15:presenceInfo w15:providerId="None" w15:userId="Unknown"/>
  </w15:person>
  <w15:person w15:author="王毅">
    <w15:presenceInfo w15:providerId="WPS Office" w15:userId="323175658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 w:val="1"/>
  <w:bordersDoNotSurroundFooter w:val="1"/>
  <w:trackRevisions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C719CA"/>
    <w:rsid w:val="00002E69"/>
    <w:rsid w:val="00010CE9"/>
    <w:rsid w:val="00012FC5"/>
    <w:rsid w:val="000163A7"/>
    <w:rsid w:val="00027BEA"/>
    <w:rsid w:val="000342F3"/>
    <w:rsid w:val="0003513E"/>
    <w:rsid w:val="00046B88"/>
    <w:rsid w:val="000611AE"/>
    <w:rsid w:val="0007084B"/>
    <w:rsid w:val="00072A87"/>
    <w:rsid w:val="00077172"/>
    <w:rsid w:val="0008544F"/>
    <w:rsid w:val="000A5873"/>
    <w:rsid w:val="000B362B"/>
    <w:rsid w:val="000B36F1"/>
    <w:rsid w:val="000C239F"/>
    <w:rsid w:val="000D143D"/>
    <w:rsid w:val="000D55EE"/>
    <w:rsid w:val="000D7ABF"/>
    <w:rsid w:val="000E33C5"/>
    <w:rsid w:val="000E57CE"/>
    <w:rsid w:val="000E6983"/>
    <w:rsid w:val="000F7244"/>
    <w:rsid w:val="00100BDD"/>
    <w:rsid w:val="0010381C"/>
    <w:rsid w:val="00106A72"/>
    <w:rsid w:val="00110C80"/>
    <w:rsid w:val="0012574A"/>
    <w:rsid w:val="00127F9C"/>
    <w:rsid w:val="00131E53"/>
    <w:rsid w:val="00134B80"/>
    <w:rsid w:val="001458CD"/>
    <w:rsid w:val="0015010F"/>
    <w:rsid w:val="00155545"/>
    <w:rsid w:val="001572A9"/>
    <w:rsid w:val="00157B15"/>
    <w:rsid w:val="001609E1"/>
    <w:rsid w:val="00167827"/>
    <w:rsid w:val="001834B2"/>
    <w:rsid w:val="00197628"/>
    <w:rsid w:val="001B1716"/>
    <w:rsid w:val="001B2307"/>
    <w:rsid w:val="001B6585"/>
    <w:rsid w:val="001C010A"/>
    <w:rsid w:val="001C2508"/>
    <w:rsid w:val="001D00EB"/>
    <w:rsid w:val="001D181A"/>
    <w:rsid w:val="001D1AED"/>
    <w:rsid w:val="001E319A"/>
    <w:rsid w:val="001F64F8"/>
    <w:rsid w:val="00207ADC"/>
    <w:rsid w:val="00214F57"/>
    <w:rsid w:val="00226362"/>
    <w:rsid w:val="00235706"/>
    <w:rsid w:val="002367EE"/>
    <w:rsid w:val="00236986"/>
    <w:rsid w:val="002512EB"/>
    <w:rsid w:val="00252B1C"/>
    <w:rsid w:val="0025438E"/>
    <w:rsid w:val="00256243"/>
    <w:rsid w:val="00256F11"/>
    <w:rsid w:val="002636EA"/>
    <w:rsid w:val="00270847"/>
    <w:rsid w:val="0027307C"/>
    <w:rsid w:val="00277233"/>
    <w:rsid w:val="00281E6B"/>
    <w:rsid w:val="00287B80"/>
    <w:rsid w:val="002920BE"/>
    <w:rsid w:val="00297AE7"/>
    <w:rsid w:val="002A0625"/>
    <w:rsid w:val="002C273D"/>
    <w:rsid w:val="002C381D"/>
    <w:rsid w:val="002C5359"/>
    <w:rsid w:val="002C55F1"/>
    <w:rsid w:val="002D0BFE"/>
    <w:rsid w:val="002E252D"/>
    <w:rsid w:val="002E6939"/>
    <w:rsid w:val="002E7F1F"/>
    <w:rsid w:val="002F5392"/>
    <w:rsid w:val="002F67E9"/>
    <w:rsid w:val="00310798"/>
    <w:rsid w:val="00314D91"/>
    <w:rsid w:val="0032447C"/>
    <w:rsid w:val="00326B04"/>
    <w:rsid w:val="003370B8"/>
    <w:rsid w:val="00343732"/>
    <w:rsid w:val="00343F95"/>
    <w:rsid w:val="00360BD8"/>
    <w:rsid w:val="00361EBE"/>
    <w:rsid w:val="0036354E"/>
    <w:rsid w:val="00367059"/>
    <w:rsid w:val="00374FBA"/>
    <w:rsid w:val="00377696"/>
    <w:rsid w:val="003819F8"/>
    <w:rsid w:val="00385B66"/>
    <w:rsid w:val="003926D8"/>
    <w:rsid w:val="003A23E6"/>
    <w:rsid w:val="003A70BF"/>
    <w:rsid w:val="003B2DB8"/>
    <w:rsid w:val="003B5C76"/>
    <w:rsid w:val="003C0B18"/>
    <w:rsid w:val="003C18FB"/>
    <w:rsid w:val="003C2B6B"/>
    <w:rsid w:val="003C3D1B"/>
    <w:rsid w:val="003E2640"/>
    <w:rsid w:val="003E787C"/>
    <w:rsid w:val="00401F46"/>
    <w:rsid w:val="00423807"/>
    <w:rsid w:val="00426391"/>
    <w:rsid w:val="00431272"/>
    <w:rsid w:val="0043155B"/>
    <w:rsid w:val="00432694"/>
    <w:rsid w:val="00436C84"/>
    <w:rsid w:val="00454C12"/>
    <w:rsid w:val="00454F9B"/>
    <w:rsid w:val="00457F6B"/>
    <w:rsid w:val="00466851"/>
    <w:rsid w:val="004702CA"/>
    <w:rsid w:val="0048603A"/>
    <w:rsid w:val="0049555D"/>
    <w:rsid w:val="00497A0A"/>
    <w:rsid w:val="00497C2B"/>
    <w:rsid w:val="004A2518"/>
    <w:rsid w:val="004A315C"/>
    <w:rsid w:val="004A62E4"/>
    <w:rsid w:val="004B1C31"/>
    <w:rsid w:val="004B5892"/>
    <w:rsid w:val="004B5F0A"/>
    <w:rsid w:val="004B7424"/>
    <w:rsid w:val="004C095F"/>
    <w:rsid w:val="004C42ED"/>
    <w:rsid w:val="004C4A93"/>
    <w:rsid w:val="004C5FAC"/>
    <w:rsid w:val="004D2103"/>
    <w:rsid w:val="004D2F14"/>
    <w:rsid w:val="004D3A4D"/>
    <w:rsid w:val="004D764B"/>
    <w:rsid w:val="004E0CDD"/>
    <w:rsid w:val="004E4A1D"/>
    <w:rsid w:val="0051651E"/>
    <w:rsid w:val="005167A7"/>
    <w:rsid w:val="00521B1B"/>
    <w:rsid w:val="0053502A"/>
    <w:rsid w:val="00536949"/>
    <w:rsid w:val="00537F3E"/>
    <w:rsid w:val="00542DFF"/>
    <w:rsid w:val="0054650C"/>
    <w:rsid w:val="00570C24"/>
    <w:rsid w:val="0057455E"/>
    <w:rsid w:val="005746D6"/>
    <w:rsid w:val="00586F1C"/>
    <w:rsid w:val="005A5A35"/>
    <w:rsid w:val="005B1BFB"/>
    <w:rsid w:val="005B3D41"/>
    <w:rsid w:val="005B73E8"/>
    <w:rsid w:val="005C4BA5"/>
    <w:rsid w:val="005C519C"/>
    <w:rsid w:val="005C5C19"/>
    <w:rsid w:val="005C730F"/>
    <w:rsid w:val="005D17B8"/>
    <w:rsid w:val="005D7B0F"/>
    <w:rsid w:val="005E06B4"/>
    <w:rsid w:val="005E0DEE"/>
    <w:rsid w:val="005E193D"/>
    <w:rsid w:val="005E4FEC"/>
    <w:rsid w:val="005F372F"/>
    <w:rsid w:val="005F37AF"/>
    <w:rsid w:val="005F3944"/>
    <w:rsid w:val="005F487F"/>
    <w:rsid w:val="005F5107"/>
    <w:rsid w:val="006019FC"/>
    <w:rsid w:val="006042B6"/>
    <w:rsid w:val="00605BE3"/>
    <w:rsid w:val="006123EC"/>
    <w:rsid w:val="00622291"/>
    <w:rsid w:val="0062378E"/>
    <w:rsid w:val="00623EDA"/>
    <w:rsid w:val="0062424F"/>
    <w:rsid w:val="00627060"/>
    <w:rsid w:val="00640CCF"/>
    <w:rsid w:val="00642374"/>
    <w:rsid w:val="00646B00"/>
    <w:rsid w:val="006533E0"/>
    <w:rsid w:val="00654E06"/>
    <w:rsid w:val="00663F01"/>
    <w:rsid w:val="00665093"/>
    <w:rsid w:val="006733C1"/>
    <w:rsid w:val="00676935"/>
    <w:rsid w:val="00682C0D"/>
    <w:rsid w:val="00683C8C"/>
    <w:rsid w:val="00696491"/>
    <w:rsid w:val="006979C7"/>
    <w:rsid w:val="00697B48"/>
    <w:rsid w:val="006B213C"/>
    <w:rsid w:val="006B7316"/>
    <w:rsid w:val="006D1CB8"/>
    <w:rsid w:val="006D1FF9"/>
    <w:rsid w:val="006D6120"/>
    <w:rsid w:val="006D6B18"/>
    <w:rsid w:val="006D744D"/>
    <w:rsid w:val="006D7865"/>
    <w:rsid w:val="006E11F9"/>
    <w:rsid w:val="006E2D24"/>
    <w:rsid w:val="006E5226"/>
    <w:rsid w:val="006F18D3"/>
    <w:rsid w:val="00710D95"/>
    <w:rsid w:val="00720998"/>
    <w:rsid w:val="00722F18"/>
    <w:rsid w:val="00747214"/>
    <w:rsid w:val="00750678"/>
    <w:rsid w:val="00763068"/>
    <w:rsid w:val="00766DF8"/>
    <w:rsid w:val="007719B4"/>
    <w:rsid w:val="007847D5"/>
    <w:rsid w:val="00784AB7"/>
    <w:rsid w:val="007931A8"/>
    <w:rsid w:val="007A72CB"/>
    <w:rsid w:val="007B173D"/>
    <w:rsid w:val="007B1DCB"/>
    <w:rsid w:val="007B48D7"/>
    <w:rsid w:val="007B7AF1"/>
    <w:rsid w:val="007C3386"/>
    <w:rsid w:val="007C64BF"/>
    <w:rsid w:val="007C67E7"/>
    <w:rsid w:val="007C7EEC"/>
    <w:rsid w:val="007D747D"/>
    <w:rsid w:val="007F2EB2"/>
    <w:rsid w:val="007F452D"/>
    <w:rsid w:val="0080005A"/>
    <w:rsid w:val="008056DB"/>
    <w:rsid w:val="00806B0E"/>
    <w:rsid w:val="008126CF"/>
    <w:rsid w:val="00816967"/>
    <w:rsid w:val="008311FF"/>
    <w:rsid w:val="00840FAE"/>
    <w:rsid w:val="00846D3B"/>
    <w:rsid w:val="00847305"/>
    <w:rsid w:val="0085187D"/>
    <w:rsid w:val="008549C7"/>
    <w:rsid w:val="00860687"/>
    <w:rsid w:val="00861735"/>
    <w:rsid w:val="00863634"/>
    <w:rsid w:val="00881DC1"/>
    <w:rsid w:val="008865A0"/>
    <w:rsid w:val="008908DA"/>
    <w:rsid w:val="00892B99"/>
    <w:rsid w:val="00895FD1"/>
    <w:rsid w:val="008A0E57"/>
    <w:rsid w:val="008B157F"/>
    <w:rsid w:val="008B2A19"/>
    <w:rsid w:val="008B78D5"/>
    <w:rsid w:val="008C195C"/>
    <w:rsid w:val="008C565B"/>
    <w:rsid w:val="008C7B5C"/>
    <w:rsid w:val="008C7F87"/>
    <w:rsid w:val="008D46C5"/>
    <w:rsid w:val="008E0B35"/>
    <w:rsid w:val="008E2C25"/>
    <w:rsid w:val="008E6806"/>
    <w:rsid w:val="008F5EA1"/>
    <w:rsid w:val="008F5FA4"/>
    <w:rsid w:val="00912FE0"/>
    <w:rsid w:val="009234FA"/>
    <w:rsid w:val="009260AE"/>
    <w:rsid w:val="00931B10"/>
    <w:rsid w:val="009341CA"/>
    <w:rsid w:val="009365F2"/>
    <w:rsid w:val="00937547"/>
    <w:rsid w:val="0094022C"/>
    <w:rsid w:val="009500F0"/>
    <w:rsid w:val="00954C6F"/>
    <w:rsid w:val="00966F7D"/>
    <w:rsid w:val="0097211E"/>
    <w:rsid w:val="00977C40"/>
    <w:rsid w:val="0098008D"/>
    <w:rsid w:val="009814C7"/>
    <w:rsid w:val="00982360"/>
    <w:rsid w:val="00984CDA"/>
    <w:rsid w:val="00992239"/>
    <w:rsid w:val="00993B39"/>
    <w:rsid w:val="00994758"/>
    <w:rsid w:val="009A1AFB"/>
    <w:rsid w:val="009A7567"/>
    <w:rsid w:val="009B6876"/>
    <w:rsid w:val="009C44AD"/>
    <w:rsid w:val="009D4DB3"/>
    <w:rsid w:val="009D6A3C"/>
    <w:rsid w:val="009E1420"/>
    <w:rsid w:val="009E1467"/>
    <w:rsid w:val="009E1792"/>
    <w:rsid w:val="009E5EE5"/>
    <w:rsid w:val="009F090A"/>
    <w:rsid w:val="00A02B49"/>
    <w:rsid w:val="00A042A2"/>
    <w:rsid w:val="00A075BA"/>
    <w:rsid w:val="00A161B7"/>
    <w:rsid w:val="00A16D0D"/>
    <w:rsid w:val="00A23A21"/>
    <w:rsid w:val="00A24046"/>
    <w:rsid w:val="00A255C8"/>
    <w:rsid w:val="00A32A93"/>
    <w:rsid w:val="00A43FDA"/>
    <w:rsid w:val="00A54C3B"/>
    <w:rsid w:val="00A54E50"/>
    <w:rsid w:val="00A55420"/>
    <w:rsid w:val="00A644FE"/>
    <w:rsid w:val="00A657A0"/>
    <w:rsid w:val="00A65CE0"/>
    <w:rsid w:val="00A66DFC"/>
    <w:rsid w:val="00A71361"/>
    <w:rsid w:val="00A72010"/>
    <w:rsid w:val="00A82371"/>
    <w:rsid w:val="00A831A7"/>
    <w:rsid w:val="00AA0488"/>
    <w:rsid w:val="00AB570A"/>
    <w:rsid w:val="00AC174B"/>
    <w:rsid w:val="00AC1CBE"/>
    <w:rsid w:val="00AC3F6D"/>
    <w:rsid w:val="00AE45CC"/>
    <w:rsid w:val="00AE5CFC"/>
    <w:rsid w:val="00AF793D"/>
    <w:rsid w:val="00B11D11"/>
    <w:rsid w:val="00B17141"/>
    <w:rsid w:val="00B17542"/>
    <w:rsid w:val="00B24EB3"/>
    <w:rsid w:val="00B25329"/>
    <w:rsid w:val="00B35A1F"/>
    <w:rsid w:val="00B43B3A"/>
    <w:rsid w:val="00B503ED"/>
    <w:rsid w:val="00B611AF"/>
    <w:rsid w:val="00B709E5"/>
    <w:rsid w:val="00B717F7"/>
    <w:rsid w:val="00B7446F"/>
    <w:rsid w:val="00B76871"/>
    <w:rsid w:val="00B774A4"/>
    <w:rsid w:val="00B778EC"/>
    <w:rsid w:val="00B87205"/>
    <w:rsid w:val="00B90C04"/>
    <w:rsid w:val="00BA3D58"/>
    <w:rsid w:val="00BB4783"/>
    <w:rsid w:val="00BB4C63"/>
    <w:rsid w:val="00BC1979"/>
    <w:rsid w:val="00BC5D7C"/>
    <w:rsid w:val="00BC6678"/>
    <w:rsid w:val="00BD2CB3"/>
    <w:rsid w:val="00BD378C"/>
    <w:rsid w:val="00BE0F8C"/>
    <w:rsid w:val="00BE5853"/>
    <w:rsid w:val="00BF26CF"/>
    <w:rsid w:val="00C112FE"/>
    <w:rsid w:val="00C170BC"/>
    <w:rsid w:val="00C21291"/>
    <w:rsid w:val="00C24549"/>
    <w:rsid w:val="00C4010D"/>
    <w:rsid w:val="00C53B53"/>
    <w:rsid w:val="00C631B2"/>
    <w:rsid w:val="00C70EE6"/>
    <w:rsid w:val="00C719CA"/>
    <w:rsid w:val="00C7369B"/>
    <w:rsid w:val="00C95DA1"/>
    <w:rsid w:val="00CA3D1E"/>
    <w:rsid w:val="00CA72F1"/>
    <w:rsid w:val="00CC3364"/>
    <w:rsid w:val="00CC5A1B"/>
    <w:rsid w:val="00CD2093"/>
    <w:rsid w:val="00CF1287"/>
    <w:rsid w:val="00CF1C9F"/>
    <w:rsid w:val="00D0757F"/>
    <w:rsid w:val="00D133E1"/>
    <w:rsid w:val="00D24E18"/>
    <w:rsid w:val="00D376FE"/>
    <w:rsid w:val="00D5169A"/>
    <w:rsid w:val="00D554CD"/>
    <w:rsid w:val="00D60BF0"/>
    <w:rsid w:val="00D80B66"/>
    <w:rsid w:val="00D831AB"/>
    <w:rsid w:val="00D92FBC"/>
    <w:rsid w:val="00D973DB"/>
    <w:rsid w:val="00DA0BC7"/>
    <w:rsid w:val="00DB0269"/>
    <w:rsid w:val="00DB0E16"/>
    <w:rsid w:val="00DC2673"/>
    <w:rsid w:val="00DC50AC"/>
    <w:rsid w:val="00DC7656"/>
    <w:rsid w:val="00DD0A33"/>
    <w:rsid w:val="00DD71C5"/>
    <w:rsid w:val="00DE3F7D"/>
    <w:rsid w:val="00DE6BCD"/>
    <w:rsid w:val="00DF133B"/>
    <w:rsid w:val="00DF757D"/>
    <w:rsid w:val="00E02B8F"/>
    <w:rsid w:val="00E045DD"/>
    <w:rsid w:val="00E11114"/>
    <w:rsid w:val="00E1154D"/>
    <w:rsid w:val="00E14A14"/>
    <w:rsid w:val="00E23655"/>
    <w:rsid w:val="00E30651"/>
    <w:rsid w:val="00E328AD"/>
    <w:rsid w:val="00E338D0"/>
    <w:rsid w:val="00E34377"/>
    <w:rsid w:val="00E34FC7"/>
    <w:rsid w:val="00E35D15"/>
    <w:rsid w:val="00E408D7"/>
    <w:rsid w:val="00E431D3"/>
    <w:rsid w:val="00E44FB8"/>
    <w:rsid w:val="00E546A9"/>
    <w:rsid w:val="00E5794E"/>
    <w:rsid w:val="00E62BA1"/>
    <w:rsid w:val="00E71780"/>
    <w:rsid w:val="00E73BEA"/>
    <w:rsid w:val="00E76012"/>
    <w:rsid w:val="00E91E30"/>
    <w:rsid w:val="00EA5432"/>
    <w:rsid w:val="00ED4E84"/>
    <w:rsid w:val="00EE2A2F"/>
    <w:rsid w:val="00EE5069"/>
    <w:rsid w:val="00EE5372"/>
    <w:rsid w:val="00EE6327"/>
    <w:rsid w:val="00F019B0"/>
    <w:rsid w:val="00F05846"/>
    <w:rsid w:val="00F05C0F"/>
    <w:rsid w:val="00F10611"/>
    <w:rsid w:val="00F16F68"/>
    <w:rsid w:val="00F21E58"/>
    <w:rsid w:val="00F270A3"/>
    <w:rsid w:val="00F40B13"/>
    <w:rsid w:val="00F40CF4"/>
    <w:rsid w:val="00F438B3"/>
    <w:rsid w:val="00F51B4F"/>
    <w:rsid w:val="00F5740D"/>
    <w:rsid w:val="00F578AE"/>
    <w:rsid w:val="00F633F0"/>
    <w:rsid w:val="00F640F2"/>
    <w:rsid w:val="00F83793"/>
    <w:rsid w:val="00FA5AF3"/>
    <w:rsid w:val="00FB0ACA"/>
    <w:rsid w:val="00FB1ABD"/>
    <w:rsid w:val="00FB256A"/>
    <w:rsid w:val="00FC5DCC"/>
    <w:rsid w:val="00FD385C"/>
    <w:rsid w:val="00FD38A3"/>
    <w:rsid w:val="00FD42AA"/>
    <w:rsid w:val="00FD65F6"/>
    <w:rsid w:val="00FE072D"/>
    <w:rsid w:val="00FE2C09"/>
    <w:rsid w:val="00FF2670"/>
    <w:rsid w:val="00FF3FB2"/>
    <w:rsid w:val="00FF45CE"/>
    <w:rsid w:val="1A7C0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iPriority="0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nhideWhenUsed="0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3"/>
    <w:link w:val="33"/>
    <w:qFormat/>
    <w:uiPriority w:val="0"/>
    <w:pPr>
      <w:keepLines/>
      <w:numPr>
        <w:ilvl w:val="0"/>
        <w:numId w:val="1"/>
      </w:numPr>
      <w:spacing w:after="120"/>
      <w:outlineLvl w:val="0"/>
    </w:pPr>
    <w:rPr>
      <w:rFonts w:ascii="宋体" w:hAnsi="宋体" w:eastAsia="微软雅黑" w:cs="Times New Roman"/>
      <w:b/>
      <w:kern w:val="44"/>
      <w:szCs w:val="20"/>
    </w:rPr>
  </w:style>
  <w:style w:type="paragraph" w:styleId="4">
    <w:name w:val="heading 2"/>
    <w:basedOn w:val="1"/>
    <w:next w:val="3"/>
    <w:link w:val="34"/>
    <w:qFormat/>
    <w:uiPriority w:val="0"/>
    <w:pPr>
      <w:keepNext/>
      <w:keepLines/>
      <w:numPr>
        <w:ilvl w:val="1"/>
        <w:numId w:val="1"/>
      </w:numPr>
      <w:spacing w:after="120"/>
      <w:outlineLvl w:val="1"/>
    </w:pPr>
    <w:rPr>
      <w:rFonts w:ascii="宋体" w:hAnsi="宋体" w:eastAsia="微软雅黑" w:cs="Times New Roman"/>
      <w:b/>
      <w:szCs w:val="20"/>
    </w:rPr>
  </w:style>
  <w:style w:type="paragraph" w:styleId="5">
    <w:name w:val="heading 3"/>
    <w:basedOn w:val="1"/>
    <w:next w:val="3"/>
    <w:link w:val="35"/>
    <w:qFormat/>
    <w:uiPriority w:val="0"/>
    <w:pPr>
      <w:keepNext/>
      <w:keepLines/>
      <w:numPr>
        <w:ilvl w:val="2"/>
        <w:numId w:val="1"/>
      </w:numPr>
      <w:spacing w:after="120" w:line="240" w:lineRule="exact"/>
      <w:outlineLvl w:val="2"/>
    </w:pPr>
    <w:rPr>
      <w:rFonts w:ascii="宋体" w:hAnsi="宋体" w:eastAsia="微软雅黑" w:cs="Times New Roman"/>
      <w:b/>
      <w:szCs w:val="20"/>
    </w:rPr>
  </w:style>
  <w:style w:type="paragraph" w:styleId="6">
    <w:name w:val="heading 4"/>
    <w:basedOn w:val="1"/>
    <w:next w:val="3"/>
    <w:link w:val="36"/>
    <w:qFormat/>
    <w:uiPriority w:val="0"/>
    <w:pPr>
      <w:keepLines/>
      <w:numPr>
        <w:ilvl w:val="3"/>
        <w:numId w:val="1"/>
      </w:numPr>
      <w:spacing w:after="120"/>
      <w:outlineLvl w:val="3"/>
    </w:pPr>
    <w:rPr>
      <w:rFonts w:ascii="宋体" w:hAnsi="宋体" w:eastAsia="微软雅黑" w:cs="Times New Roman"/>
      <w:b/>
      <w:szCs w:val="20"/>
    </w:rPr>
  </w:style>
  <w:style w:type="paragraph" w:styleId="7">
    <w:name w:val="heading 5"/>
    <w:basedOn w:val="1"/>
    <w:next w:val="3"/>
    <w:link w:val="37"/>
    <w:qFormat/>
    <w:uiPriority w:val="0"/>
    <w:pPr>
      <w:keepNext/>
      <w:keepLines/>
      <w:numPr>
        <w:ilvl w:val="4"/>
        <w:numId w:val="1"/>
      </w:numPr>
      <w:spacing w:after="120"/>
      <w:outlineLvl w:val="4"/>
    </w:pPr>
    <w:rPr>
      <w:rFonts w:ascii="宋体" w:hAnsi="宋体" w:eastAsia="微软雅黑" w:cs="Times New Roman"/>
      <w:b/>
      <w:szCs w:val="20"/>
    </w:rPr>
  </w:style>
  <w:style w:type="paragraph" w:styleId="8">
    <w:name w:val="heading 6"/>
    <w:basedOn w:val="1"/>
    <w:next w:val="3"/>
    <w:link w:val="38"/>
    <w:qFormat/>
    <w:uiPriority w:val="0"/>
    <w:pPr>
      <w:keepNext/>
      <w:keepLines/>
      <w:numPr>
        <w:ilvl w:val="5"/>
        <w:numId w:val="2"/>
      </w:numPr>
      <w:adjustRightInd w:val="0"/>
      <w:snapToGrid w:val="0"/>
      <w:spacing w:after="120"/>
      <w:ind w:left="0" w:firstLine="0"/>
      <w:outlineLvl w:val="5"/>
    </w:pPr>
    <w:rPr>
      <w:rFonts w:ascii="宋体" w:hAnsi="宋体" w:eastAsia="微软雅黑" w:cs="Times New Roman"/>
      <w:b/>
      <w:bCs/>
      <w:szCs w:val="24"/>
    </w:rPr>
  </w:style>
  <w:style w:type="character" w:default="1" w:styleId="25">
    <w:name w:val="Default Paragraph Font"/>
    <w:semiHidden/>
    <w:unhideWhenUsed/>
    <w:qFormat/>
    <w:uiPriority w:val="1"/>
  </w:style>
  <w:style w:type="table" w:default="1" w:styleId="29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Indent"/>
    <w:basedOn w:val="1"/>
    <w:link w:val="50"/>
    <w:unhideWhenUsed/>
    <w:qFormat/>
    <w:uiPriority w:val="0"/>
    <w:pPr>
      <w:ind w:firstLine="420" w:firstLineChars="200"/>
    </w:pPr>
  </w:style>
  <w:style w:type="paragraph" w:styleId="9">
    <w:name w:val="annotation subject"/>
    <w:basedOn w:val="10"/>
    <w:next w:val="10"/>
    <w:link w:val="47"/>
    <w:semiHidden/>
    <w:unhideWhenUsed/>
    <w:uiPriority w:val="99"/>
    <w:rPr>
      <w:b/>
      <w:bCs/>
    </w:rPr>
  </w:style>
  <w:style w:type="paragraph" w:styleId="10">
    <w:name w:val="annotation text"/>
    <w:basedOn w:val="1"/>
    <w:link w:val="46"/>
    <w:semiHidden/>
    <w:unhideWhenUsed/>
    <w:uiPriority w:val="99"/>
    <w:pPr>
      <w:jc w:val="left"/>
    </w:pPr>
  </w:style>
  <w:style w:type="paragraph" w:styleId="11">
    <w:name w:val="toc 7"/>
    <w:basedOn w:val="1"/>
    <w:next w:val="1"/>
    <w:semiHidden/>
    <w:unhideWhenUsed/>
    <w:uiPriority w:val="39"/>
    <w:pPr>
      <w:ind w:left="1260"/>
      <w:jc w:val="left"/>
    </w:pPr>
    <w:rPr>
      <w:sz w:val="20"/>
      <w:szCs w:val="20"/>
    </w:rPr>
  </w:style>
  <w:style w:type="paragraph" w:styleId="12">
    <w:name w:val="Document Map"/>
    <w:basedOn w:val="1"/>
    <w:link w:val="49"/>
    <w:semiHidden/>
    <w:unhideWhenUsed/>
    <w:uiPriority w:val="99"/>
    <w:rPr>
      <w:rFonts w:ascii="宋体" w:eastAsia="宋体"/>
      <w:sz w:val="18"/>
      <w:szCs w:val="18"/>
    </w:rPr>
  </w:style>
  <w:style w:type="paragraph" w:styleId="13">
    <w:name w:val="Body Text Indent"/>
    <w:basedOn w:val="1"/>
    <w:link w:val="40"/>
    <w:uiPriority w:val="0"/>
    <w:pPr>
      <w:spacing w:before="40" w:after="40" w:line="295" w:lineRule="auto"/>
      <w:ind w:firstLine="200" w:firstLineChars="200"/>
    </w:pPr>
    <w:rPr>
      <w:rFonts w:ascii="Times New Roman" w:hAnsi="Times New Roman" w:eastAsia="微软雅黑" w:cs="Times New Roman"/>
      <w:color w:val="0000FF"/>
      <w:szCs w:val="20"/>
    </w:rPr>
  </w:style>
  <w:style w:type="paragraph" w:styleId="14">
    <w:name w:val="toc 5"/>
    <w:basedOn w:val="1"/>
    <w:next w:val="1"/>
    <w:semiHidden/>
    <w:unhideWhenUsed/>
    <w:uiPriority w:val="39"/>
    <w:pPr>
      <w:ind w:left="840"/>
      <w:jc w:val="left"/>
    </w:pPr>
    <w:rPr>
      <w:sz w:val="20"/>
      <w:szCs w:val="20"/>
    </w:rPr>
  </w:style>
  <w:style w:type="paragraph" w:styleId="15">
    <w:name w:val="toc 3"/>
    <w:basedOn w:val="1"/>
    <w:next w:val="1"/>
    <w:unhideWhenUsed/>
    <w:uiPriority w:val="39"/>
    <w:pPr>
      <w:ind w:left="420"/>
      <w:jc w:val="left"/>
    </w:pPr>
    <w:rPr>
      <w:sz w:val="22"/>
    </w:rPr>
  </w:style>
  <w:style w:type="paragraph" w:styleId="16">
    <w:name w:val="toc 8"/>
    <w:basedOn w:val="1"/>
    <w:next w:val="1"/>
    <w:semiHidden/>
    <w:unhideWhenUsed/>
    <w:uiPriority w:val="39"/>
    <w:pPr>
      <w:ind w:left="1470"/>
      <w:jc w:val="left"/>
    </w:pPr>
    <w:rPr>
      <w:sz w:val="20"/>
      <w:szCs w:val="20"/>
    </w:rPr>
  </w:style>
  <w:style w:type="paragraph" w:styleId="17">
    <w:name w:val="Balloon Text"/>
    <w:basedOn w:val="1"/>
    <w:link w:val="48"/>
    <w:semiHidden/>
    <w:unhideWhenUsed/>
    <w:uiPriority w:val="99"/>
    <w:rPr>
      <w:sz w:val="18"/>
      <w:szCs w:val="18"/>
    </w:rPr>
  </w:style>
  <w:style w:type="paragraph" w:styleId="18">
    <w:name w:val="footer"/>
    <w:basedOn w:val="1"/>
    <w:link w:val="3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9">
    <w:name w:val="header"/>
    <w:basedOn w:val="1"/>
    <w:link w:val="3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0">
    <w:name w:val="toc 1"/>
    <w:basedOn w:val="1"/>
    <w:next w:val="1"/>
    <w:unhideWhenUsed/>
    <w:uiPriority w:val="39"/>
    <w:pPr>
      <w:spacing w:before="120"/>
      <w:jc w:val="left"/>
    </w:pPr>
    <w:rPr>
      <w:b/>
      <w:sz w:val="24"/>
      <w:szCs w:val="24"/>
    </w:rPr>
  </w:style>
  <w:style w:type="paragraph" w:styleId="21">
    <w:name w:val="toc 4"/>
    <w:basedOn w:val="1"/>
    <w:next w:val="1"/>
    <w:semiHidden/>
    <w:unhideWhenUsed/>
    <w:uiPriority w:val="39"/>
    <w:pPr>
      <w:ind w:left="630"/>
      <w:jc w:val="left"/>
    </w:pPr>
    <w:rPr>
      <w:sz w:val="20"/>
      <w:szCs w:val="20"/>
    </w:rPr>
  </w:style>
  <w:style w:type="paragraph" w:styleId="22">
    <w:name w:val="toc 6"/>
    <w:basedOn w:val="1"/>
    <w:next w:val="1"/>
    <w:semiHidden/>
    <w:unhideWhenUsed/>
    <w:uiPriority w:val="39"/>
    <w:pPr>
      <w:ind w:left="1050"/>
      <w:jc w:val="left"/>
    </w:pPr>
    <w:rPr>
      <w:sz w:val="20"/>
      <w:szCs w:val="20"/>
    </w:rPr>
  </w:style>
  <w:style w:type="paragraph" w:styleId="23">
    <w:name w:val="toc 2"/>
    <w:basedOn w:val="1"/>
    <w:next w:val="1"/>
    <w:unhideWhenUsed/>
    <w:uiPriority w:val="39"/>
    <w:pPr>
      <w:ind w:left="210"/>
      <w:jc w:val="left"/>
    </w:pPr>
    <w:rPr>
      <w:b/>
      <w:sz w:val="22"/>
    </w:rPr>
  </w:style>
  <w:style w:type="paragraph" w:styleId="24">
    <w:name w:val="toc 9"/>
    <w:basedOn w:val="1"/>
    <w:next w:val="1"/>
    <w:semiHidden/>
    <w:unhideWhenUsed/>
    <w:uiPriority w:val="39"/>
    <w:pPr>
      <w:ind w:left="1680"/>
      <w:jc w:val="left"/>
    </w:pPr>
    <w:rPr>
      <w:sz w:val="20"/>
      <w:szCs w:val="20"/>
    </w:rPr>
  </w:style>
  <w:style w:type="character" w:styleId="26">
    <w:name w:val="FollowedHyperlink"/>
    <w:basedOn w:val="25"/>
    <w:semiHidden/>
    <w:unhideWhenUsed/>
    <w:uiPriority w:val="99"/>
    <w:rPr>
      <w:color w:val="954F72" w:themeColor="followedHyperlink"/>
      <w:u w:val="single"/>
    </w:rPr>
  </w:style>
  <w:style w:type="character" w:styleId="27">
    <w:name w:val="Hyperlink"/>
    <w:basedOn w:val="25"/>
    <w:unhideWhenUsed/>
    <w:qFormat/>
    <w:uiPriority w:val="99"/>
    <w:rPr>
      <w:color w:val="0563C1" w:themeColor="hyperlink"/>
      <w:u w:val="single"/>
    </w:rPr>
  </w:style>
  <w:style w:type="character" w:styleId="28">
    <w:name w:val="annotation reference"/>
    <w:basedOn w:val="25"/>
    <w:semiHidden/>
    <w:unhideWhenUsed/>
    <w:uiPriority w:val="99"/>
    <w:rPr>
      <w:sz w:val="21"/>
      <w:szCs w:val="21"/>
    </w:rPr>
  </w:style>
  <w:style w:type="table" w:styleId="30">
    <w:name w:val="Table Grid"/>
    <w:basedOn w:val="29"/>
    <w:qFormat/>
    <w:uiPriority w:val="39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1">
    <w:name w:val="页眉字符"/>
    <w:basedOn w:val="25"/>
    <w:link w:val="19"/>
    <w:qFormat/>
    <w:uiPriority w:val="99"/>
    <w:rPr>
      <w:sz w:val="18"/>
      <w:szCs w:val="18"/>
    </w:rPr>
  </w:style>
  <w:style w:type="character" w:customStyle="1" w:styleId="32">
    <w:name w:val="页脚字符"/>
    <w:basedOn w:val="25"/>
    <w:link w:val="18"/>
    <w:uiPriority w:val="99"/>
    <w:rPr>
      <w:sz w:val="18"/>
      <w:szCs w:val="18"/>
    </w:rPr>
  </w:style>
  <w:style w:type="character" w:customStyle="1" w:styleId="33">
    <w:name w:val="标题 1字符"/>
    <w:basedOn w:val="25"/>
    <w:link w:val="2"/>
    <w:uiPriority w:val="9"/>
    <w:rPr>
      <w:rFonts w:ascii="宋体" w:hAnsi="宋体" w:eastAsia="微软雅黑" w:cs="Times New Roman"/>
      <w:b/>
      <w:kern w:val="44"/>
      <w:szCs w:val="20"/>
    </w:rPr>
  </w:style>
  <w:style w:type="character" w:customStyle="1" w:styleId="34">
    <w:name w:val="标题 2字符"/>
    <w:basedOn w:val="25"/>
    <w:link w:val="4"/>
    <w:uiPriority w:val="9"/>
    <w:rPr>
      <w:rFonts w:ascii="宋体" w:hAnsi="宋体" w:eastAsia="微软雅黑" w:cs="Times New Roman"/>
      <w:b/>
      <w:szCs w:val="20"/>
    </w:rPr>
  </w:style>
  <w:style w:type="character" w:customStyle="1" w:styleId="35">
    <w:name w:val="标题 3字符"/>
    <w:basedOn w:val="25"/>
    <w:link w:val="5"/>
    <w:uiPriority w:val="0"/>
    <w:rPr>
      <w:rFonts w:ascii="宋体" w:hAnsi="宋体" w:eastAsia="微软雅黑" w:cs="Times New Roman"/>
      <w:b/>
      <w:szCs w:val="20"/>
    </w:rPr>
  </w:style>
  <w:style w:type="character" w:customStyle="1" w:styleId="36">
    <w:name w:val="标题 4字符"/>
    <w:basedOn w:val="25"/>
    <w:link w:val="6"/>
    <w:uiPriority w:val="9"/>
    <w:rPr>
      <w:rFonts w:ascii="宋体" w:hAnsi="宋体" w:eastAsia="微软雅黑" w:cs="Times New Roman"/>
      <w:b/>
      <w:szCs w:val="20"/>
    </w:rPr>
  </w:style>
  <w:style w:type="character" w:customStyle="1" w:styleId="37">
    <w:name w:val="标题 5字符"/>
    <w:basedOn w:val="25"/>
    <w:link w:val="7"/>
    <w:uiPriority w:val="0"/>
    <w:rPr>
      <w:rFonts w:ascii="宋体" w:hAnsi="宋体" w:eastAsia="微软雅黑" w:cs="Times New Roman"/>
      <w:b/>
      <w:szCs w:val="20"/>
    </w:rPr>
  </w:style>
  <w:style w:type="character" w:customStyle="1" w:styleId="38">
    <w:name w:val="标题 6字符"/>
    <w:basedOn w:val="25"/>
    <w:link w:val="8"/>
    <w:qFormat/>
    <w:uiPriority w:val="0"/>
    <w:rPr>
      <w:rFonts w:ascii="宋体" w:hAnsi="宋体" w:eastAsia="微软雅黑" w:cs="Times New Roman"/>
      <w:b/>
      <w:bCs/>
      <w:szCs w:val="24"/>
    </w:rPr>
  </w:style>
  <w:style w:type="paragraph" w:customStyle="1" w:styleId="39">
    <w:name w:val="TOC Heading"/>
    <w:basedOn w:val="2"/>
    <w:next w:val="1"/>
    <w:unhideWhenUsed/>
    <w:qFormat/>
    <w:uiPriority w:val="39"/>
    <w:pPr>
      <w:keepNext/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color w:val="2E75B5" w:themeColor="accent1" w:themeShade="BF"/>
      <w:kern w:val="0"/>
      <w:sz w:val="32"/>
      <w:szCs w:val="32"/>
    </w:rPr>
  </w:style>
  <w:style w:type="character" w:customStyle="1" w:styleId="40">
    <w:name w:val="正文文本缩进字符"/>
    <w:basedOn w:val="25"/>
    <w:link w:val="13"/>
    <w:uiPriority w:val="0"/>
    <w:rPr>
      <w:rFonts w:ascii="Times New Roman" w:hAnsi="Times New Roman" w:eastAsia="微软雅黑" w:cs="Times New Roman"/>
      <w:color w:val="0000FF"/>
      <w:szCs w:val="20"/>
    </w:rPr>
  </w:style>
  <w:style w:type="paragraph" w:customStyle="1" w:styleId="41">
    <w:name w:val="Axure表格标题文本"/>
    <w:basedOn w:val="1"/>
    <w:qFormat/>
    <w:uiPriority w:val="0"/>
    <w:pPr>
      <w:widowControl/>
      <w:spacing w:before="60" w:after="60"/>
      <w:jc w:val="left"/>
    </w:pPr>
    <w:rPr>
      <w:rFonts w:ascii="Arial" w:hAnsi="Arial" w:cs="Arial"/>
      <w:b/>
      <w:kern w:val="0"/>
      <w:sz w:val="16"/>
      <w:szCs w:val="24"/>
      <w:lang w:eastAsia="en-US"/>
    </w:rPr>
  </w:style>
  <w:style w:type="paragraph" w:customStyle="1" w:styleId="42">
    <w:name w:val="Axure表格正常文本"/>
    <w:basedOn w:val="1"/>
    <w:qFormat/>
    <w:uiPriority w:val="0"/>
    <w:pPr>
      <w:widowControl/>
      <w:spacing w:before="60" w:after="60"/>
      <w:jc w:val="left"/>
    </w:pPr>
    <w:rPr>
      <w:rFonts w:ascii="Arial" w:hAnsi="Arial" w:cs="Arial"/>
      <w:kern w:val="0"/>
      <w:sz w:val="16"/>
      <w:szCs w:val="24"/>
      <w:lang w:eastAsia="en-US"/>
    </w:rPr>
  </w:style>
  <w:style w:type="table" w:customStyle="1" w:styleId="43">
    <w:name w:val="Axure表格样式"/>
    <w:basedOn w:val="29"/>
    <w:qFormat/>
    <w:uiPriority w:val="99"/>
    <w:rPr>
      <w:rFonts w:ascii="Arial" w:hAnsi="Arial" w:cs="Times New Roman"/>
      <w:kern w:val="0"/>
      <w:sz w:val="16"/>
      <w:szCs w:val="20"/>
      <w:lang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72" w:type="dxa"/>
        <w:bottom w:w="0" w:type="dxa"/>
        <w:right w:w="72" w:type="dxa"/>
      </w:tblCellMar>
    </w:tblPr>
    <w:tcPr>
      <w:shd w:val="clear" w:color="auto" w:fill="FFFFFF" w:themeFill="background1"/>
    </w:tcPr>
    <w:tblStylePr w:type="firstRow">
      <w:rPr>
        <w:b/>
      </w:rPr>
      <w:tcPr>
        <w:shd w:val="clear" w:color="auto" w:fill="D8D8D8" w:themeFill="background1" w:themeFillShade="D9"/>
      </w:tcPr>
    </w:tblStylePr>
    <w:tblStylePr w:type="band2Horz">
      <w:tcPr>
        <w:shd w:val="clear" w:color="auto" w:fill="F1F1F1" w:themeFill="background1" w:themeFillShade="F2"/>
      </w:tcPr>
    </w:tblStylePr>
  </w:style>
  <w:style w:type="paragraph" w:styleId="44">
    <w:name w:val="List Paragraph"/>
    <w:basedOn w:val="1"/>
    <w:qFormat/>
    <w:uiPriority w:val="34"/>
    <w:pPr>
      <w:ind w:firstLine="420" w:firstLineChars="200"/>
    </w:pPr>
  </w:style>
  <w:style w:type="paragraph" w:styleId="45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46">
    <w:name w:val="批注文字字符"/>
    <w:basedOn w:val="25"/>
    <w:link w:val="10"/>
    <w:semiHidden/>
    <w:uiPriority w:val="99"/>
  </w:style>
  <w:style w:type="character" w:customStyle="1" w:styleId="47">
    <w:name w:val="批注主题字符"/>
    <w:basedOn w:val="46"/>
    <w:link w:val="9"/>
    <w:semiHidden/>
    <w:uiPriority w:val="99"/>
    <w:rPr>
      <w:b/>
      <w:bCs/>
    </w:rPr>
  </w:style>
  <w:style w:type="character" w:customStyle="1" w:styleId="48">
    <w:name w:val="批注框文本字符"/>
    <w:basedOn w:val="25"/>
    <w:link w:val="17"/>
    <w:semiHidden/>
    <w:uiPriority w:val="99"/>
    <w:rPr>
      <w:sz w:val="18"/>
      <w:szCs w:val="18"/>
    </w:rPr>
  </w:style>
  <w:style w:type="character" w:customStyle="1" w:styleId="49">
    <w:name w:val="文档结构图字符"/>
    <w:basedOn w:val="25"/>
    <w:link w:val="12"/>
    <w:semiHidden/>
    <w:uiPriority w:val="99"/>
    <w:rPr>
      <w:rFonts w:ascii="宋体" w:eastAsia="宋体"/>
      <w:sz w:val="18"/>
      <w:szCs w:val="18"/>
    </w:rPr>
  </w:style>
  <w:style w:type="character" w:customStyle="1" w:styleId="50">
    <w:name w:val="正文缩进字符"/>
    <w:link w:val="3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2" Type="http://schemas.microsoft.com/office/2011/relationships/people" Target="people.xml"/><Relationship Id="rId21" Type="http://schemas.openxmlformats.org/officeDocument/2006/relationships/fontTable" Target="fontTable.xml"/><Relationship Id="rId20" Type="http://schemas.openxmlformats.org/officeDocument/2006/relationships/customXml" Target="../customXml/item2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8D68F21-B758-384D-A585-452E96830C6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579</Words>
  <Characters>3301</Characters>
  <Lines>27</Lines>
  <Paragraphs>7</Paragraphs>
  <TotalTime>1377</TotalTime>
  <ScaleCrop>false</ScaleCrop>
  <LinksUpToDate>false</LinksUpToDate>
  <CharactersWithSpaces>3873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2017-07-03T01:49:00Z</dcterms:created>
  <dc:creator>zl</dc:creator>
  <cp:lastModifiedBy>王毅</cp:lastModifiedBy>
  <dcterms:modified xsi:type="dcterms:W3CDTF">2018-11-05T10:30:17Z</dcterms:modified>
  <cp:revision>145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